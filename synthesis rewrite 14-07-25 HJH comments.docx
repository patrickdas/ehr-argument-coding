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33D4A" w14:textId="4802B181" w:rsidR="002F6B14" w:rsidRDefault="002F6B14" w:rsidP="002F6B14">
      <w:pPr>
        <w:pStyle w:val="Title"/>
        <w:jc w:val="center"/>
      </w:pPr>
      <w:r>
        <w:t xml:space="preserve">Beyond Hill and Valley: A </w:t>
      </w:r>
      <w:proofErr w:type="spellStart"/>
      <w:r>
        <w:t>Sociogeographic</w:t>
      </w:r>
      <w:proofErr w:type="spellEnd"/>
      <w:r>
        <w:t xml:space="preserve"> Analysis of Argument Coding Complexity in the Eastern Himalayan Regio</w:t>
      </w:r>
      <w:commentRangeStart w:id="0"/>
      <w:r>
        <w:t>n</w:t>
      </w:r>
      <w:commentRangeEnd w:id="0"/>
      <w:r w:rsidR="00A859F7">
        <w:rPr>
          <w:rStyle w:val="CommentReference"/>
          <w:rFonts w:asciiTheme="minorHAnsi" w:eastAsiaTheme="minorHAnsi" w:hAnsiTheme="minorHAnsi" w:cstheme="minorBidi"/>
          <w:spacing w:val="0"/>
          <w:kern w:val="2"/>
        </w:rPr>
        <w:commentReference w:id="0"/>
      </w:r>
    </w:p>
    <w:p w14:paraId="2A0D675C" w14:textId="5C313408" w:rsidR="00AD397F" w:rsidRDefault="00AD397F" w:rsidP="00AD397F">
      <w:pPr>
        <w:pStyle w:val="Heading1"/>
      </w:pPr>
      <w:r w:rsidRPr="00AD397F">
        <w:t>Introduction</w:t>
      </w:r>
    </w:p>
    <w:p w14:paraId="17A5D150" w14:textId="151F5DB3" w:rsidR="006F1AD2" w:rsidRPr="0090770B" w:rsidRDefault="006F1AD2" w:rsidP="007032CB">
      <w:r w:rsidRPr="008F7F84">
        <w:t xml:space="preserve">Recently, many studies have </w:t>
      </w:r>
      <w:r>
        <w:t>investigated the link between</w:t>
      </w:r>
      <w:r w:rsidRPr="008F7F84">
        <w:t xml:space="preserve"> </w:t>
      </w:r>
      <w:r>
        <w:t>the</w:t>
      </w:r>
      <w:r w:rsidRPr="008F7F84">
        <w:t xml:space="preserve"> complexity </w:t>
      </w:r>
      <w:r>
        <w:t>of a language and</w:t>
      </w:r>
      <w:r w:rsidRPr="008F7F84">
        <w:t xml:space="preserve"> the </w:t>
      </w:r>
      <w:commentRangeStart w:id="1"/>
      <w:r w:rsidRPr="008F7F84">
        <w:t>scale (</w:t>
      </w:r>
      <w:r>
        <w:t>Nettle, 2012</w:t>
      </w:r>
      <w:r w:rsidRPr="008F7F84">
        <w:t>)</w:t>
      </w:r>
      <w:del w:id="2" w:author="Patrick Das" w:date="2025-07-14T19:20:00Z" w16du:dateUtc="2025-07-14T13:50:00Z">
        <w:r w:rsidRPr="008F7F84" w:rsidDel="00353713">
          <w:delText xml:space="preserve">, size </w:delText>
        </w:r>
        <w:commentRangeEnd w:id="1"/>
        <w:r w:rsidR="002F5598" w:rsidDel="00353713">
          <w:rPr>
            <w:rStyle w:val="CommentReference"/>
          </w:rPr>
          <w:commentReference w:id="1"/>
        </w:r>
        <w:r w:rsidRPr="008F7F84" w:rsidDel="00353713">
          <w:delText>(</w:delText>
        </w:r>
        <w:r w:rsidDel="00353713">
          <w:delText>Koplenig, 2019</w:delText>
        </w:r>
        <w:r w:rsidRPr="008F7F84" w:rsidDel="00353713">
          <w:delText>)</w:delText>
        </w:r>
      </w:del>
      <w:r>
        <w:t>, physical environment (Urban and Moran, 2021) or isolation (Bromham et al</w:t>
      </w:r>
      <w:ins w:id="3" w:author="Hannah Haynie" w:date="2025-07-02T21:38:00Z" w16du:dateUtc="2025-07-03T03:38:00Z">
        <w:r w:rsidR="003239A4">
          <w:t>.</w:t>
        </w:r>
      </w:ins>
      <w:r>
        <w:t xml:space="preserve">, 2025) of the societies that speak them. </w:t>
      </w:r>
      <w:ins w:id="4" w:author="Patrick Das" w:date="2025-07-14T19:22:00Z" w16du:dateUtc="2025-07-14T13:52:00Z">
        <w:r w:rsidR="00E854F7">
          <w:t xml:space="preserve">Particularly, whether a language is spoken by a large population, </w:t>
        </w:r>
      </w:ins>
      <w:commentRangeStart w:id="5"/>
      <w:del w:id="6" w:author="Patrick Das" w:date="2025-07-14T19:22:00Z" w16du:dateUtc="2025-07-14T13:52:00Z">
        <w:r w:rsidRPr="008F7F84" w:rsidDel="00E854F7">
          <w:delText xml:space="preserve">The </w:delText>
        </w:r>
        <w:r w:rsidDel="00E854F7">
          <w:delText xml:space="preserve">story </w:delText>
        </w:r>
        <w:r w:rsidRPr="008F7F84" w:rsidDel="00E854F7">
          <w:delText>goes</w:delText>
        </w:r>
        <w:r w:rsidDel="00E854F7">
          <w:delText>:</w:delText>
        </w:r>
        <w:commentRangeEnd w:id="5"/>
        <w:r w:rsidR="002F5598" w:rsidDel="00E854F7">
          <w:rPr>
            <w:rStyle w:val="CommentReference"/>
          </w:rPr>
          <w:commentReference w:id="5"/>
        </w:r>
        <w:r w:rsidDel="00E854F7">
          <w:delText xml:space="preserve"> </w:delText>
        </w:r>
        <w:r w:rsidRPr="008F7F84" w:rsidDel="00E854F7">
          <w:delText xml:space="preserve">larger societies speak </w:delText>
        </w:r>
        <w:r w:rsidDel="00E854F7">
          <w:delText xml:space="preserve">their languages </w:delText>
        </w:r>
        <w:commentRangeStart w:id="7"/>
        <w:r w:rsidDel="00E854F7">
          <w:delText xml:space="preserve">with many </w:delText>
        </w:r>
        <w:r w:rsidR="00844F41" w:rsidDel="00E854F7">
          <w:delText>‘</w:delText>
        </w:r>
        <w:r w:rsidR="00BE563C" w:rsidDel="00E854F7">
          <w:delText>strangers</w:delText>
        </w:r>
        <w:r w:rsidR="00844F41" w:rsidDel="00E854F7">
          <w:delText xml:space="preserve">’ </w:delText>
        </w:r>
        <w:commentRangeEnd w:id="7"/>
        <w:r w:rsidR="002F5598" w:rsidDel="00E854F7">
          <w:rPr>
            <w:rStyle w:val="CommentReference"/>
          </w:rPr>
          <w:commentReference w:id="7"/>
        </w:r>
      </w:del>
      <w:r>
        <w:t>made up of heterogenous groups and loose social networks</w:t>
      </w:r>
      <w:ins w:id="8" w:author="Patrick Das" w:date="2025-07-14T19:23:00Z" w16du:dateUtc="2025-07-14T13:53:00Z">
        <w:r w:rsidR="00E904A9">
          <w:t xml:space="preserve"> – called </w:t>
        </w:r>
        <w:r w:rsidR="00E904A9">
          <w:rPr>
            <w:i/>
            <w:iCs/>
          </w:rPr>
          <w:t xml:space="preserve">exoteric </w:t>
        </w:r>
        <w:r w:rsidR="00E904A9">
          <w:t>societies</w:t>
        </w:r>
      </w:ins>
      <w:ins w:id="9" w:author="Patrick Das" w:date="2025-07-14T19:24:00Z" w16du:dateUtc="2025-07-14T13:54:00Z">
        <w:r w:rsidR="008D1A33">
          <w:t xml:space="preserve"> -- </w:t>
        </w:r>
      </w:ins>
      <w:ins w:id="10" w:author="Patrick Das" w:date="2025-07-14T19:23:00Z" w16du:dateUtc="2025-07-14T13:53:00Z">
        <w:r w:rsidR="002222A4">
          <w:t xml:space="preserve">or by a smaller, homogenous population with tight social networks – called </w:t>
        </w:r>
        <w:r w:rsidR="002222A4">
          <w:rPr>
            <w:i/>
            <w:iCs/>
          </w:rPr>
          <w:t xml:space="preserve">esoteric </w:t>
        </w:r>
        <w:r w:rsidR="002222A4">
          <w:t>societies (</w:t>
        </w:r>
      </w:ins>
      <w:ins w:id="11" w:author="Patrick Das" w:date="2025-07-14T19:24:00Z" w16du:dateUtc="2025-07-14T13:54:00Z">
        <w:r w:rsidR="002222A4">
          <w:t>Wray and Grace, 2007)</w:t>
        </w:r>
        <w:r w:rsidR="008D1A33">
          <w:t xml:space="preserve"> </w:t>
        </w:r>
        <w:r w:rsidR="00C266C3">
          <w:t>–</w:t>
        </w:r>
        <w:r w:rsidR="008D1A33">
          <w:t xml:space="preserve"> </w:t>
        </w:r>
        <w:r w:rsidR="00C266C3">
          <w:t xml:space="preserve">has occupied a central position in these debates </w:t>
        </w:r>
      </w:ins>
      <w:ins w:id="12" w:author="Patrick Das" w:date="2025-07-14T19:25:00Z">
        <w:r w:rsidR="00C266C3" w:rsidRPr="00C266C3">
          <w:t>(Shcherbakova et al. 2023)</w:t>
        </w:r>
      </w:ins>
      <w:ins w:id="13" w:author="Patrick Das" w:date="2025-07-14T19:25:00Z" w16du:dateUtc="2025-07-14T13:55:00Z">
        <w:r w:rsidR="00C266C3">
          <w:t xml:space="preserve">. </w:t>
        </w:r>
      </w:ins>
      <w:del w:id="14" w:author="Patrick Das" w:date="2025-07-14T19:22:00Z" w16du:dateUtc="2025-07-14T13:52:00Z">
        <w:r w:rsidDel="00E854F7">
          <w:delText xml:space="preserve"> </w:delText>
        </w:r>
      </w:del>
      <w:del w:id="15" w:author="Patrick Das" w:date="2025-07-14T19:26:00Z" w16du:dateUtc="2025-07-14T13:56:00Z">
        <w:r w:rsidDel="007032CB">
          <w:delText xml:space="preserve">and little shared knowledge. </w:delText>
        </w:r>
        <w:commentRangeStart w:id="16"/>
        <w:r w:rsidDel="007032CB">
          <w:delText xml:space="preserve">We </w:delText>
        </w:r>
        <w:commentRangeEnd w:id="16"/>
        <w:r w:rsidR="002F5598" w:rsidDel="007032CB">
          <w:rPr>
            <w:rStyle w:val="CommentReference"/>
          </w:rPr>
          <w:commentReference w:id="16"/>
        </w:r>
        <w:r w:rsidDel="007032CB">
          <w:delText xml:space="preserve">can call them </w:delText>
        </w:r>
        <w:commentRangeStart w:id="17"/>
        <w:r w:rsidDel="007032CB">
          <w:rPr>
            <w:i/>
            <w:iCs/>
          </w:rPr>
          <w:delText>exoteric</w:delText>
        </w:r>
        <w:commentRangeEnd w:id="17"/>
        <w:r w:rsidR="002F5598" w:rsidDel="007032CB">
          <w:rPr>
            <w:rStyle w:val="CommentReference"/>
          </w:rPr>
          <w:commentReference w:id="17"/>
        </w:r>
        <w:r w:rsidDel="007032CB">
          <w:delText xml:space="preserve">. On the other hand, </w:delText>
        </w:r>
        <w:r w:rsidR="00D7783D" w:rsidDel="007032CB">
          <w:delText xml:space="preserve">some </w:delText>
        </w:r>
        <w:r w:rsidDel="007032CB">
          <w:delText xml:space="preserve">languages are spoken by smaller, homogenous societies with tight social networks and more shared knowledge: </w:delText>
        </w:r>
        <w:commentRangeStart w:id="18"/>
        <w:r w:rsidDel="007032CB">
          <w:delText xml:space="preserve">we can call them </w:delText>
        </w:r>
        <w:commentRangeStart w:id="19"/>
        <w:r w:rsidDel="007032CB">
          <w:rPr>
            <w:i/>
            <w:iCs/>
          </w:rPr>
          <w:delText>esoteric</w:delText>
        </w:r>
        <w:commentRangeEnd w:id="19"/>
        <w:r w:rsidR="002F5598" w:rsidDel="007032CB">
          <w:rPr>
            <w:rStyle w:val="CommentReference"/>
          </w:rPr>
          <w:commentReference w:id="19"/>
        </w:r>
        <w:commentRangeEnd w:id="18"/>
        <w:r w:rsidR="002F5598" w:rsidDel="007032CB">
          <w:rPr>
            <w:rStyle w:val="CommentReference"/>
          </w:rPr>
          <w:commentReference w:id="18"/>
        </w:r>
        <w:r w:rsidDel="007032CB">
          <w:delText xml:space="preserve">. </w:delText>
        </w:r>
      </w:del>
      <w:r>
        <w:rPr>
          <w:i/>
          <w:iCs/>
        </w:rPr>
        <w:t>Exoteric</w:t>
      </w:r>
      <w:r>
        <w:t xml:space="preserve"> languages lose complexity, </w:t>
      </w:r>
      <w:ins w:id="20" w:author="Patrick Das" w:date="2025-07-14T19:27:00Z" w16du:dateUtc="2025-07-14T13:57:00Z">
        <w:r w:rsidR="007032CB">
          <w:t xml:space="preserve">especially if </w:t>
        </w:r>
      </w:ins>
      <w:r>
        <w:t xml:space="preserve">catering to second language learners, </w:t>
      </w:r>
      <w:ins w:id="21" w:author="Patrick Das" w:date="2025-07-14T19:28:00Z" w16du:dateUtc="2025-07-14T13:58:00Z">
        <w:r w:rsidR="004F2F1B">
          <w:t>while</w:t>
        </w:r>
      </w:ins>
      <w:del w:id="22" w:author="Patrick Das" w:date="2025-07-14T19:28:00Z" w16du:dateUtc="2025-07-14T13:58:00Z">
        <w:r w:rsidDel="004F2F1B">
          <w:delText>and</w:delText>
        </w:r>
      </w:del>
      <w:r>
        <w:t xml:space="preserve"> </w:t>
      </w:r>
      <w:commentRangeStart w:id="23"/>
      <w:r>
        <w:rPr>
          <w:i/>
          <w:iCs/>
        </w:rPr>
        <w:t xml:space="preserve">esoteric </w:t>
      </w:r>
      <w:r>
        <w:t>languages are in a position to retain, or even gain complexity</w:t>
      </w:r>
      <w:ins w:id="24" w:author="Patrick Das" w:date="2025-07-14T19:27:00Z" w16du:dateUtc="2025-07-14T13:57:00Z">
        <w:r w:rsidR="007032CB">
          <w:t>, due to the</w:t>
        </w:r>
      </w:ins>
      <w:ins w:id="25" w:author="Patrick Das" w:date="2025-07-14T19:28:00Z" w16du:dateUtc="2025-07-14T13:58:00Z">
        <w:r w:rsidR="004F2F1B">
          <w:t xml:space="preserve"> greater shared knowledge </w:t>
        </w:r>
        <w:r w:rsidR="00DC7E55">
          <w:t>their close-knit social networks allow</w:t>
        </w:r>
      </w:ins>
      <w:ins w:id="26" w:author="Patrick Das" w:date="2025-07-14T19:27:00Z" w16du:dateUtc="2025-07-14T13:57:00Z">
        <w:r w:rsidR="007032CB">
          <w:t xml:space="preserve"> </w:t>
        </w:r>
      </w:ins>
      <w:r>
        <w:t xml:space="preserve"> </w:t>
      </w:r>
      <w:commentRangeEnd w:id="23"/>
      <w:r w:rsidR="002F5598">
        <w:rPr>
          <w:rStyle w:val="CommentReference"/>
        </w:rPr>
        <w:commentReference w:id="23"/>
      </w:r>
      <w:r>
        <w:t xml:space="preserve">(Wray and Grace, 2007). </w:t>
      </w:r>
    </w:p>
    <w:p w14:paraId="4712CAAA" w14:textId="07C32459" w:rsidR="00805A5C" w:rsidRPr="008F7F84" w:rsidRDefault="00805A5C" w:rsidP="00805A5C">
      <w:r w:rsidRPr="008F7F84">
        <w:t xml:space="preserve">One region where this link between </w:t>
      </w:r>
      <w:r>
        <w:t>societal structure</w:t>
      </w:r>
      <w:r w:rsidRPr="008F7F84">
        <w:t xml:space="preserve"> and linguistic complexity has been </w:t>
      </w:r>
      <w:commentRangeStart w:id="27"/>
      <w:del w:id="28" w:author="Patrick Das" w:date="2025-07-14T19:29:00Z" w16du:dateUtc="2025-07-14T13:59:00Z">
        <w:r w:rsidRPr="008F7F84" w:rsidDel="00DC7E55">
          <w:delText>made</w:delText>
        </w:r>
        <w:r w:rsidDel="00DC7E55">
          <w:delText xml:space="preserve"> </w:delText>
        </w:r>
      </w:del>
      <w:r>
        <w:t>explicit</w:t>
      </w:r>
      <w:ins w:id="29" w:author="Patrick Das" w:date="2025-07-14T19:29:00Z" w16du:dateUtc="2025-07-14T13:59:00Z">
        <w:r w:rsidR="00DC7E55">
          <w:t>ly discussed</w:t>
        </w:r>
      </w:ins>
      <w:r w:rsidRPr="008F7F84">
        <w:t xml:space="preserve"> </w:t>
      </w:r>
      <w:commentRangeEnd w:id="27"/>
      <w:r w:rsidR="002F5598">
        <w:rPr>
          <w:rStyle w:val="CommentReference"/>
        </w:rPr>
        <w:commentReference w:id="27"/>
      </w:r>
      <w:r w:rsidRPr="008F7F84">
        <w:t>is the Eastern Himalayan Region</w:t>
      </w:r>
      <w:r w:rsidR="00DA5194">
        <w:t xml:space="preserve"> </w:t>
      </w:r>
      <w:r w:rsidR="00DA5194" w:rsidRPr="008F7F84">
        <w:t>(</w:t>
      </w:r>
      <w:proofErr w:type="spellStart"/>
      <w:r w:rsidR="00DA5194" w:rsidRPr="008F7F84">
        <w:t>DeLancey</w:t>
      </w:r>
      <w:proofErr w:type="spellEnd"/>
      <w:r w:rsidR="00DA5194" w:rsidRPr="008F7F84">
        <w:t xml:space="preserve"> 2015)</w:t>
      </w:r>
      <w:r w:rsidRPr="008F7F84">
        <w:t xml:space="preserve">. </w:t>
      </w:r>
      <w:r w:rsidR="003A12BC" w:rsidRPr="008F7F84">
        <w:t>The Eastern Himalayan Region (henceforth: EHR) is home to considerable diversity ecologically (Basnet et al</w:t>
      </w:r>
      <w:ins w:id="30" w:author="Hannah Haynie" w:date="2025-07-02T21:38:00Z" w16du:dateUtc="2025-07-03T03:38:00Z">
        <w:r w:rsidR="003239A4">
          <w:t>.</w:t>
        </w:r>
      </w:ins>
      <w:r w:rsidR="003A12BC" w:rsidRPr="008F7F84">
        <w:t>, 2019) and linguistically (Hua et al</w:t>
      </w:r>
      <w:ins w:id="31" w:author="Hannah Haynie" w:date="2025-07-02T21:38:00Z" w16du:dateUtc="2025-07-03T03:38:00Z">
        <w:r w:rsidR="003239A4">
          <w:t>.</w:t>
        </w:r>
      </w:ins>
      <w:r w:rsidR="003A12BC" w:rsidRPr="008F7F84">
        <w:t>, 201</w:t>
      </w:r>
      <w:r w:rsidR="003A12BC">
        <w:t>9</w:t>
      </w:r>
      <w:r w:rsidR="003A12BC" w:rsidRPr="008F7F84">
        <w:t xml:space="preserve">:7), making it an </w:t>
      </w:r>
      <w:commentRangeStart w:id="32"/>
      <w:r w:rsidR="003A12BC" w:rsidRPr="008F7F84">
        <w:t>a</w:t>
      </w:r>
      <w:ins w:id="33" w:author="Patrick Das" w:date="2025-07-14T19:29:00Z" w16du:dateUtc="2025-07-14T13:59:00Z">
        <w:r w:rsidR="00DC7E55">
          <w:t>ppropriate</w:t>
        </w:r>
      </w:ins>
      <w:del w:id="34" w:author="Patrick Das" w:date="2025-07-14T19:29:00Z" w16du:dateUtc="2025-07-14T13:59:00Z">
        <w:r w:rsidR="003A12BC" w:rsidRPr="008F7F84" w:rsidDel="00DC7E55">
          <w:delText>pt</w:delText>
        </w:r>
      </w:del>
      <w:r w:rsidR="003A12BC" w:rsidRPr="008F7F84">
        <w:t xml:space="preserve"> </w:t>
      </w:r>
      <w:commentRangeEnd w:id="32"/>
      <w:r w:rsidR="002F5598">
        <w:rPr>
          <w:rStyle w:val="CommentReference"/>
        </w:rPr>
        <w:commentReference w:id="32"/>
      </w:r>
      <w:r w:rsidR="003A12BC" w:rsidRPr="008F7F84">
        <w:t>testing ground for exploring hypotheses that link linguistic complexity to the environment.</w:t>
      </w:r>
      <w:r w:rsidR="004C4CA0">
        <w:t xml:space="preserve"> The EHR stretches from Eastern Nepal to </w:t>
      </w:r>
      <w:del w:id="35" w:author="Patrick Das" w:date="2025-07-14T19:29:00Z" w16du:dateUtc="2025-07-14T13:59:00Z">
        <w:r w:rsidR="004C4CA0" w:rsidDel="00DC7E55">
          <w:delText xml:space="preserve">the </w:delText>
        </w:r>
      </w:del>
      <w:ins w:id="36" w:author="Patrick Das" w:date="2025-07-14T19:29:00Z" w16du:dateUtc="2025-07-14T13:59:00Z">
        <w:r w:rsidR="00DC7E55">
          <w:t>Indo-Burma</w:t>
        </w:r>
        <w:r w:rsidR="00DC7E55">
          <w:t xml:space="preserve"> </w:t>
        </w:r>
      </w:ins>
      <w:commentRangeStart w:id="37"/>
      <w:r w:rsidR="004C4CA0">
        <w:t>Patkai ranges</w:t>
      </w:r>
      <w:commentRangeEnd w:id="37"/>
      <w:r w:rsidR="002F5598">
        <w:rPr>
          <w:rStyle w:val="CommentReference"/>
        </w:rPr>
        <w:commentReference w:id="37"/>
      </w:r>
      <w:r w:rsidR="004C4CA0">
        <w:t xml:space="preserve">, </w:t>
      </w:r>
      <w:r w:rsidR="00C879CA">
        <w:t>containing four distinct language families, and the epicenter of Trans-Himalayan</w:t>
      </w:r>
      <w:r w:rsidR="00A20D0D" w:rsidRPr="008F7F84">
        <w:rPr>
          <w:rStyle w:val="FootnoteReference"/>
        </w:rPr>
        <w:footnoteReference w:id="1"/>
      </w:r>
      <w:r w:rsidR="00C879CA">
        <w:t xml:space="preserve"> </w:t>
      </w:r>
      <w:r w:rsidR="00473A8E">
        <w:t xml:space="preserve">phylogenetic diversity (Post and Burling, 2017). Here, </w:t>
      </w:r>
      <w:proofErr w:type="spellStart"/>
      <w:r w:rsidR="00473A8E">
        <w:t>DeLancey</w:t>
      </w:r>
      <w:proofErr w:type="spellEnd"/>
      <w:r w:rsidR="00473A8E">
        <w:t xml:space="preserve"> argues that societal structure </w:t>
      </w:r>
      <w:del w:id="38" w:author="Patrick Das" w:date="2025-07-14T19:31:00Z" w16du:dateUtc="2025-07-14T14:01:00Z">
        <w:r w:rsidR="00473A8E" w:rsidDel="008E6109">
          <w:delText xml:space="preserve">itself </w:delText>
        </w:r>
      </w:del>
      <w:del w:id="39" w:author="Patrick Das" w:date="2025-07-14T19:32:00Z" w16du:dateUtc="2025-07-14T14:02:00Z">
        <w:r w:rsidRPr="008F7F84" w:rsidDel="00386BB6">
          <w:delText xml:space="preserve">is </w:delText>
        </w:r>
      </w:del>
      <w:ins w:id="40" w:author="Patrick Das" w:date="2025-07-14T19:32:00Z" w16du:dateUtc="2025-07-14T14:02:00Z">
        <w:r w:rsidR="00386BB6">
          <w:t>reflects</w:t>
        </w:r>
      </w:ins>
      <w:commentRangeStart w:id="41"/>
      <w:del w:id="42" w:author="Patrick Das" w:date="2025-07-14T19:32:00Z" w16du:dateUtc="2025-07-14T14:02:00Z">
        <w:r w:rsidRPr="008F7F84" w:rsidDel="00386BB6">
          <w:delText>determined</w:delText>
        </w:r>
      </w:del>
      <w:r w:rsidRPr="008F7F84">
        <w:t xml:space="preserve"> </w:t>
      </w:r>
      <w:commentRangeEnd w:id="41"/>
      <w:r w:rsidR="002F5598">
        <w:rPr>
          <w:rStyle w:val="CommentReference"/>
        </w:rPr>
        <w:commentReference w:id="41"/>
      </w:r>
      <w:del w:id="43" w:author="Patrick Das" w:date="2025-07-14T19:32:00Z" w16du:dateUtc="2025-07-14T14:02:00Z">
        <w:r w:rsidRPr="008F7F84" w:rsidDel="00386BB6">
          <w:delText>by</w:delText>
        </w:r>
      </w:del>
      <w:del w:id="44" w:author="Patrick Das" w:date="2025-07-14T19:33:00Z" w16du:dateUtc="2025-07-14T14:03:00Z">
        <w:r w:rsidRPr="008F7F84" w:rsidDel="00386BB6">
          <w:delText xml:space="preserve"> </w:delText>
        </w:r>
      </w:del>
      <w:r w:rsidRPr="008F7F84">
        <w:t xml:space="preserve">ecological conditions, producing ‘Hill’ and ‘Valley’ societies, named after their respective ecological </w:t>
      </w:r>
      <w:ins w:id="45" w:author="Patrick Das" w:date="2025-07-14T19:33:00Z" w16du:dateUtc="2025-07-14T14:03:00Z">
        <w:r w:rsidR="00386BB6">
          <w:t>condition</w:t>
        </w:r>
      </w:ins>
      <w:commentRangeStart w:id="46"/>
      <w:del w:id="47" w:author="Patrick Das" w:date="2025-07-14T19:30:00Z" w16du:dateUtc="2025-07-14T14:00:00Z">
        <w:r w:rsidRPr="008F7F84" w:rsidDel="0039555E">
          <w:delText>determinant</w:delText>
        </w:r>
      </w:del>
      <w:r w:rsidRPr="008F7F84">
        <w:t>s</w:t>
      </w:r>
      <w:commentRangeEnd w:id="46"/>
      <w:r w:rsidR="002F5598">
        <w:rPr>
          <w:rStyle w:val="CommentReference"/>
        </w:rPr>
        <w:commentReference w:id="46"/>
      </w:r>
      <w:r w:rsidRPr="008F7F84">
        <w:t xml:space="preserve">. </w:t>
      </w:r>
    </w:p>
    <w:p w14:paraId="483DFE4B" w14:textId="3B1A0606" w:rsidR="002D0105" w:rsidRPr="008F7F84" w:rsidRDefault="00A80268" w:rsidP="002D0105">
      <w:r>
        <w:t>T</w:t>
      </w:r>
      <w:r w:rsidR="002D0105" w:rsidRPr="008F7F84">
        <w:t>his paper investigates complexity in how core arguments are coded in Trans-Himalayan, the largest (in number of named languages) language family in the region. Proto-Trans-Himalayan is claimed to have</w:t>
      </w:r>
      <w:r w:rsidR="006423C7">
        <w:t xml:space="preserve"> had</w:t>
      </w:r>
      <w:r w:rsidR="002D0105" w:rsidRPr="008F7F84">
        <w:t xml:space="preserve"> a complex system of verbal agreement</w:t>
      </w:r>
      <w:del w:id="48" w:author="Hannah Haynie" w:date="2025-06-30T18:35:00Z" w16du:dateUtc="2025-07-01T00:35:00Z">
        <w:r w:rsidR="002D0105" w:rsidRPr="008F7F84" w:rsidDel="002F5598">
          <w:delText>,</w:delText>
        </w:r>
      </w:del>
      <w:r w:rsidR="002D0105" w:rsidRPr="008F7F84">
        <w:t xml:space="preserve"> that has been lost in many languages of this region, linked to the patterns of migration and changing settlement histories of </w:t>
      </w:r>
      <w:del w:id="49" w:author="Hannah Haynie" w:date="2025-06-30T18:35:00Z" w16du:dateUtc="2025-07-01T00:35:00Z">
        <w:r w:rsidR="002D0105" w:rsidRPr="008F7F84" w:rsidDel="002F5598">
          <w:delText xml:space="preserve">the </w:delText>
        </w:r>
      </w:del>
      <w:r w:rsidR="002D0105" w:rsidRPr="008F7F84">
        <w:t>linguistic groups (</w:t>
      </w:r>
      <w:proofErr w:type="spellStart"/>
      <w:r w:rsidR="002D0105" w:rsidRPr="008F7F84">
        <w:t>DeLancey</w:t>
      </w:r>
      <w:proofErr w:type="spellEnd"/>
      <w:r w:rsidR="002D0105" w:rsidRPr="008F7F84">
        <w:t>, 2013). On the other hand, languages o</w:t>
      </w:r>
      <w:commentRangeStart w:id="50"/>
      <w:r w:rsidR="002D0105" w:rsidRPr="008F7F84">
        <w:t xml:space="preserve">f </w:t>
      </w:r>
      <w:commentRangeEnd w:id="50"/>
      <w:r w:rsidR="00655C69">
        <w:rPr>
          <w:rStyle w:val="CommentReference"/>
        </w:rPr>
        <w:lastRenderedPageBreak/>
        <w:commentReference w:id="50"/>
      </w:r>
      <w:r w:rsidR="002D0105" w:rsidRPr="008F7F84">
        <w:t>this area are claimed to be ‘</w:t>
      </w:r>
      <w:proofErr w:type="spellStart"/>
      <w:r w:rsidR="002D0105" w:rsidRPr="008F7F84">
        <w:t>Indospheric</w:t>
      </w:r>
      <w:proofErr w:type="spellEnd"/>
      <w:r w:rsidR="002D0105" w:rsidRPr="008F7F84">
        <w:t>’</w:t>
      </w:r>
      <w:r w:rsidR="00F257D2">
        <w:t xml:space="preserve"> (Genetti, 200</w:t>
      </w:r>
      <w:r w:rsidR="0083312F">
        <w:t>9</w:t>
      </w:r>
      <w:r w:rsidR="00F257D2">
        <w:t>:</w:t>
      </w:r>
      <w:r w:rsidR="002C23F8">
        <w:t>03</w:t>
      </w:r>
      <w:r w:rsidR="00F257D2">
        <w:t>)</w:t>
      </w:r>
      <w:r w:rsidR="002D0105" w:rsidRPr="008F7F84">
        <w:t xml:space="preserve">, </w:t>
      </w:r>
      <w:del w:id="51" w:author="Hannah Haynie" w:date="2025-07-02T10:50:00Z" w16du:dateUtc="2025-07-02T16:50:00Z">
        <w:r w:rsidR="002D0105" w:rsidRPr="008F7F84" w:rsidDel="00CC7195">
          <w:delText>case-marking</w:delText>
        </w:r>
      </w:del>
      <w:ins w:id="52" w:author="Hannah Haynie" w:date="2025-07-02T10:50:00Z" w16du:dateUtc="2025-07-02T16:50:00Z">
        <w:r w:rsidR="00CC7195">
          <w:t>case marking</w:t>
        </w:r>
      </w:ins>
      <w:r w:rsidR="002D0105" w:rsidRPr="008F7F84">
        <w:t xml:space="preserve"> being a characteristic trait, suggesting </w:t>
      </w:r>
      <w:r w:rsidR="002C23F8">
        <w:t>areal</w:t>
      </w:r>
      <w:r w:rsidR="002D0105" w:rsidRPr="008F7F84">
        <w:t xml:space="preserve"> dynamics at play</w:t>
      </w:r>
      <w:r w:rsidR="002D0105">
        <w:t>.</w:t>
      </w:r>
      <w:r w:rsidR="002D0105" w:rsidRPr="008F7F84">
        <w:t xml:space="preserve"> I look at </w:t>
      </w:r>
      <w:ins w:id="53" w:author="Patrick Das" w:date="2025-07-14T19:35:00Z" w16du:dateUtc="2025-07-14T14:05:00Z">
        <w:r w:rsidR="000F1B41">
          <w:t>if</w:t>
        </w:r>
      </w:ins>
      <w:del w:id="54" w:author="Patrick Das" w:date="2025-07-14T19:35:00Z" w16du:dateUtc="2025-07-14T14:05:00Z">
        <w:r w:rsidR="002D0105" w:rsidRPr="008F7F84" w:rsidDel="000F1B41">
          <w:delText>whether</w:delText>
        </w:r>
      </w:del>
      <w:r w:rsidR="002D0105" w:rsidRPr="008F7F84">
        <w:rPr>
          <w:i/>
          <w:iCs/>
        </w:rPr>
        <w:t xml:space="preserve"> </w:t>
      </w:r>
      <w:r w:rsidR="002D0105" w:rsidRPr="008F7F84">
        <w:t xml:space="preserve">complexity in core argument marking, </w:t>
      </w:r>
      <w:commentRangeStart w:id="55"/>
      <w:r w:rsidR="002D0105" w:rsidRPr="008F7F84">
        <w:t xml:space="preserve">whether </w:t>
      </w:r>
      <w:commentRangeEnd w:id="55"/>
      <w:r w:rsidR="002F5598">
        <w:rPr>
          <w:rStyle w:val="CommentReference"/>
        </w:rPr>
        <w:commentReference w:id="55"/>
      </w:r>
      <w:r w:rsidR="002D0105" w:rsidRPr="008F7F84">
        <w:t>nominal (</w:t>
      </w:r>
      <w:del w:id="56" w:author="Hannah Haynie" w:date="2025-07-02T10:50:00Z" w16du:dateUtc="2025-07-02T16:50:00Z">
        <w:r w:rsidR="002D0105" w:rsidRPr="008F7F84" w:rsidDel="00CC7195">
          <w:delText>case-marking</w:delText>
        </w:r>
      </w:del>
      <w:ins w:id="57" w:author="Hannah Haynie" w:date="2025-07-02T10:50:00Z" w16du:dateUtc="2025-07-02T16:50:00Z">
        <w:r w:rsidR="00CC7195">
          <w:t>case marking</w:t>
        </w:r>
      </w:ins>
      <w:r w:rsidR="002D0105" w:rsidRPr="008F7F84">
        <w:t>) or verbal (agreement)</w:t>
      </w:r>
      <w:ins w:id="58" w:author="Hannah Haynie" w:date="2025-06-30T18:36:00Z" w16du:dateUtc="2025-07-01T00:36:00Z">
        <w:r w:rsidR="002F5598">
          <w:t xml:space="preserve"> </w:t>
        </w:r>
      </w:ins>
      <w:ins w:id="59" w:author="Hannah Haynie" w:date="2025-06-30T18:37:00Z" w16du:dateUtc="2025-07-01T00:37:00Z">
        <w:r w:rsidR="002F5598">
          <w:t>expression</w:t>
        </w:r>
      </w:ins>
      <w:ins w:id="60" w:author="Patrick Das" w:date="2025-07-14T19:35:00Z" w16du:dateUtc="2025-07-14T14:05:00Z">
        <w:r w:rsidR="000F1B41">
          <w:t>,</w:t>
        </w:r>
      </w:ins>
      <w:r w:rsidR="002D0105" w:rsidRPr="008F7F84">
        <w:t xml:space="preserve"> is indeed linked to Hill or Valley societal setting. Furthermore, I test whether sociocultural traits linked to Hill or Valley societies can </w:t>
      </w:r>
      <w:commentRangeStart w:id="61"/>
      <w:r w:rsidR="002D0105" w:rsidRPr="008F7F84">
        <w:t>ind</w:t>
      </w:r>
      <w:ins w:id="62" w:author="Patrick Das" w:date="2025-07-14T19:35:00Z" w16du:dateUtc="2025-07-14T14:05:00Z">
        <w:r w:rsidR="000F1B41">
          <w:t>ividual</w:t>
        </w:r>
      </w:ins>
      <w:del w:id="63" w:author="Patrick Das" w:date="2025-07-14T19:35:00Z" w16du:dateUtc="2025-07-14T14:05:00Z">
        <w:r w:rsidR="002D0105" w:rsidRPr="008F7F84" w:rsidDel="000F1B41">
          <w:delText>ependent</w:delText>
        </w:r>
      </w:del>
      <w:r w:rsidR="002D0105" w:rsidRPr="008F7F84">
        <w:t xml:space="preserve">ly </w:t>
      </w:r>
      <w:commentRangeEnd w:id="61"/>
      <w:r w:rsidR="002F5598">
        <w:rPr>
          <w:rStyle w:val="CommentReference"/>
        </w:rPr>
        <w:commentReference w:id="61"/>
      </w:r>
      <w:r w:rsidR="002D0105" w:rsidRPr="008F7F84">
        <w:t xml:space="preserve">predict complexity. </w:t>
      </w:r>
    </w:p>
    <w:p w14:paraId="6158A7EE" w14:textId="314CBA73" w:rsidR="00543F30" w:rsidRPr="00C46362" w:rsidRDefault="00F257D2" w:rsidP="00543F30">
      <w:r w:rsidRPr="008F7F84">
        <w:t xml:space="preserve">I find that The Hill/Valley framework </w:t>
      </w:r>
      <w:r>
        <w:t>does not</w:t>
      </w:r>
      <w:r w:rsidRPr="008F7F84">
        <w:t xml:space="preserve"> effectively </w:t>
      </w:r>
      <w:r>
        <w:t>predict</w:t>
      </w:r>
      <w:r w:rsidRPr="008F7F84">
        <w:t xml:space="preserve"> the complexity of core argument coding in </w:t>
      </w:r>
      <w:r w:rsidR="00B57632">
        <w:t>the</w:t>
      </w:r>
      <w:r w:rsidRPr="008F7F84">
        <w:t xml:space="preserve"> languages</w:t>
      </w:r>
      <w:r w:rsidR="00B57632">
        <w:t xml:space="preserve"> of this region</w:t>
      </w:r>
      <w:r w:rsidRPr="008F7F84">
        <w:t xml:space="preserve">. </w:t>
      </w:r>
      <w:ins w:id="64" w:author="Patrick Das" w:date="2025-07-14T19:36:00Z" w16du:dateUtc="2025-07-14T14:06:00Z">
        <w:r w:rsidR="00A66ED3">
          <w:t xml:space="preserve">While </w:t>
        </w:r>
      </w:ins>
      <w:del w:id="65" w:author="Patrick Das" w:date="2025-07-14T19:36:00Z" w16du:dateUtc="2025-07-14T14:06:00Z">
        <w:r w:rsidRPr="008F7F84" w:rsidDel="00A66ED3">
          <w:delText>T</w:delText>
        </w:r>
      </w:del>
      <w:ins w:id="66" w:author="Patrick Das" w:date="2025-07-14T19:36:00Z" w16du:dateUtc="2025-07-14T14:06:00Z">
        <w:r w:rsidR="00A66ED3">
          <w:t>t</w:t>
        </w:r>
      </w:ins>
      <w:r w:rsidRPr="008F7F84">
        <w:t xml:space="preserve">he sociocultural traits linked to Hill/Valley societies themselves all show </w:t>
      </w:r>
      <w:commentRangeStart w:id="67"/>
      <w:r w:rsidRPr="008F7F84">
        <w:t xml:space="preserve">consistent </w:t>
      </w:r>
      <w:ins w:id="68" w:author="Patrick Das" w:date="2025-07-14T19:36:00Z" w16du:dateUtc="2025-07-14T14:06:00Z">
        <w:r w:rsidR="008F7797">
          <w:t xml:space="preserve">negative </w:t>
        </w:r>
      </w:ins>
      <w:r w:rsidRPr="008F7F84">
        <w:t>direction</w:t>
      </w:r>
      <w:commentRangeEnd w:id="67"/>
      <w:r w:rsidR="002F5598">
        <w:rPr>
          <w:rStyle w:val="CommentReference"/>
        </w:rPr>
        <w:commentReference w:id="67"/>
      </w:r>
      <w:ins w:id="69" w:author="Patrick Das" w:date="2025-07-14T19:37:00Z" w16du:dateUtc="2025-07-14T14:07:00Z">
        <w:r w:rsidR="008F7797">
          <w:t>, as predicted,</w:t>
        </w:r>
      </w:ins>
      <w:del w:id="70" w:author="Patrick Das" w:date="2025-07-14T19:37:00Z" w16du:dateUtc="2025-07-14T14:07:00Z">
        <w:r w:rsidRPr="008F7F84" w:rsidDel="008F7797">
          <w:delText>,</w:delText>
        </w:r>
      </w:del>
      <w:r w:rsidRPr="008F7F84">
        <w:t xml:space="preserve"> </w:t>
      </w:r>
      <w:del w:id="71" w:author="Patrick Das" w:date="2025-07-14T19:37:00Z" w16du:dateUtc="2025-07-14T14:07:00Z">
        <w:r w:rsidRPr="008F7F84" w:rsidDel="008F7797">
          <w:delText xml:space="preserve">but </w:delText>
        </w:r>
      </w:del>
      <w:r w:rsidRPr="008F7F84">
        <w:t xml:space="preserve">only one – whether the language is commonly spoken as an L2 – </w:t>
      </w:r>
      <w:r w:rsidR="0025189C">
        <w:t>is a statistically significant predictor of complexity</w:t>
      </w:r>
      <w:r w:rsidRPr="008F7F84">
        <w:t>. I also find that the sociocultural classification of a society as Hill/Valley is not predicted by</w:t>
      </w:r>
      <w:r w:rsidR="00687D3F">
        <w:t xml:space="preserve"> </w:t>
      </w:r>
      <w:r w:rsidR="00BF4858">
        <w:t>their</w:t>
      </w:r>
      <w:r w:rsidR="00687D3F">
        <w:t xml:space="preserve"> presumed</w:t>
      </w:r>
      <w:r w:rsidRPr="008F7F84">
        <w:t xml:space="preserve"> ecological </w:t>
      </w:r>
      <w:r w:rsidR="00BF4858">
        <w:t>determinants</w:t>
      </w:r>
      <w:r w:rsidRPr="008F7F84">
        <w:t xml:space="preserve">, </w:t>
      </w:r>
      <w:ins w:id="72" w:author="Patrick Das" w:date="2025-07-14T19:35:00Z" w16du:dateUtc="2025-07-14T14:05:00Z">
        <w:r w:rsidR="00AC2D3F">
          <w:t>suggesting</w:t>
        </w:r>
      </w:ins>
      <w:del w:id="73" w:author="Patrick Das" w:date="2025-07-14T19:35:00Z" w16du:dateUtc="2025-07-14T14:05:00Z">
        <w:r w:rsidRPr="008F7F84" w:rsidDel="00AC2D3F">
          <w:delText xml:space="preserve">leading </w:delText>
        </w:r>
        <w:commentRangeStart w:id="74"/>
        <w:r w:rsidRPr="008F7F84" w:rsidDel="00AC2D3F">
          <w:delText>us</w:delText>
        </w:r>
      </w:del>
      <w:r w:rsidRPr="008F7F84">
        <w:t xml:space="preserve"> </w:t>
      </w:r>
      <w:commentRangeEnd w:id="74"/>
      <w:r w:rsidR="002F5598">
        <w:rPr>
          <w:rStyle w:val="CommentReference"/>
        </w:rPr>
        <w:commentReference w:id="74"/>
      </w:r>
      <w:del w:id="75" w:author="Patrick Das" w:date="2025-07-14T19:36:00Z" w16du:dateUtc="2025-07-14T14:06:00Z">
        <w:r w:rsidRPr="008F7F84" w:rsidDel="00AC2D3F">
          <w:delText xml:space="preserve">to consider </w:delText>
        </w:r>
      </w:del>
      <w:r w:rsidRPr="008F7F84">
        <w:t xml:space="preserve">a more complex account of the dynamics of core argument coding in the Trans-Himalayan languages of the EHR. </w:t>
      </w:r>
      <w:r w:rsidR="000B256E">
        <w:t>Instead, by considering s</w:t>
      </w:r>
      <w:r w:rsidRPr="008F7F84">
        <w:t>pecific language histories, spatial dynamics of convergence, and the diachronic processes involved in complexification/simplification</w:t>
      </w:r>
      <w:r w:rsidR="000B256E">
        <w:t xml:space="preserve">, </w:t>
      </w:r>
      <w:r w:rsidR="002867AD">
        <w:t xml:space="preserve">we can find </w:t>
      </w:r>
      <w:r w:rsidRPr="008F7F84">
        <w:t xml:space="preserve">a better understanding of how ecological environment, societal setting and linguistic complexity are linked. </w:t>
      </w:r>
    </w:p>
    <w:p w14:paraId="0F10DB63" w14:textId="30F2DC70" w:rsidR="00AD397F" w:rsidRDefault="00AD397F" w:rsidP="00AD397F">
      <w:pPr>
        <w:pStyle w:val="Heading1"/>
      </w:pPr>
      <w:r w:rsidRPr="00AD397F">
        <w:t>Background</w:t>
      </w:r>
    </w:p>
    <w:p w14:paraId="66F49909" w14:textId="71A77437" w:rsidR="00C46362" w:rsidRDefault="00C46362" w:rsidP="00C46362">
      <w:pPr>
        <w:pStyle w:val="Heading2"/>
      </w:pPr>
      <w:r>
        <w:t>What is core argument coding?</w:t>
      </w:r>
    </w:p>
    <w:p w14:paraId="2088EF1C" w14:textId="44DB3D26" w:rsidR="0082001D" w:rsidRPr="008F7F84" w:rsidRDefault="0082001D" w:rsidP="00EB4A6A">
      <w:r w:rsidRPr="008F7F84">
        <w:t>‘Core argument’ is a widely used term in the linguistics literature (</w:t>
      </w:r>
      <w:commentRangeStart w:id="76"/>
      <w:r w:rsidRPr="008F7F84">
        <w:t>S</w:t>
      </w:r>
      <w:ins w:id="77" w:author="Hannah Haynie" w:date="2025-06-30T18:38:00Z" w16du:dateUtc="2025-07-01T00:38:00Z">
        <w:r w:rsidR="001D2C0D">
          <w:t>h</w:t>
        </w:r>
      </w:ins>
      <w:r w:rsidRPr="008F7F84">
        <w:t>cherbakova et al</w:t>
      </w:r>
      <w:ins w:id="78" w:author="Hannah Haynie" w:date="2025-07-02T21:38:00Z" w16du:dateUtc="2025-07-03T03:38:00Z">
        <w:r w:rsidR="003239A4">
          <w:t>.</w:t>
        </w:r>
      </w:ins>
      <w:r w:rsidRPr="008F7F84">
        <w:t>, 2024</w:t>
      </w:r>
      <w:commentRangeEnd w:id="76"/>
      <w:r w:rsidR="00655C69">
        <w:rPr>
          <w:rStyle w:val="CommentReference"/>
        </w:rPr>
        <w:commentReference w:id="76"/>
      </w:r>
      <w:r w:rsidRPr="008F7F84">
        <w:t xml:space="preserve">, </w:t>
      </w:r>
      <w:proofErr w:type="spellStart"/>
      <w:r w:rsidRPr="008F7F84">
        <w:t>Haspelmath</w:t>
      </w:r>
      <w:proofErr w:type="spellEnd"/>
      <w:r w:rsidRPr="008F7F84">
        <w:t>, 2000</w:t>
      </w:r>
      <w:ins w:id="79" w:author="Hannah Haynie" w:date="2025-06-30T18:38:00Z" w16du:dateUtc="2025-07-01T00:38:00Z">
        <w:r w:rsidR="001D2C0D">
          <w:t xml:space="preserve"> et al.</w:t>
        </w:r>
      </w:ins>
      <w:del w:id="80" w:author="Hannah Haynie" w:date="2025-06-30T18:38:00Z" w16du:dateUtc="2025-07-01T00:38:00Z">
        <w:r w:rsidRPr="008F7F84" w:rsidDel="001D2C0D">
          <w:delText>, amongst others</w:delText>
        </w:r>
      </w:del>
      <w:r w:rsidRPr="008F7F84">
        <w:t xml:space="preserve">) but </w:t>
      </w:r>
      <w:r w:rsidR="00EB4A6A">
        <w:t>lacks</w:t>
      </w:r>
      <w:r w:rsidRPr="008F7F84">
        <w:t xml:space="preserve"> a </w:t>
      </w:r>
      <w:ins w:id="81" w:author="Patrick Das" w:date="2025-07-14T19:40:00Z" w16du:dateUtc="2025-07-14T14:10:00Z">
        <w:r w:rsidR="00694439">
          <w:t>universally accepted</w:t>
        </w:r>
      </w:ins>
      <w:commentRangeStart w:id="82"/>
      <w:del w:id="83" w:author="Patrick Das" w:date="2025-07-14T19:40:00Z" w16du:dateUtc="2025-07-14T14:10:00Z">
        <w:r w:rsidRPr="008F7F84" w:rsidDel="00694439">
          <w:delText>clear</w:delText>
        </w:r>
      </w:del>
      <w:r w:rsidRPr="008F7F84">
        <w:t xml:space="preserve"> </w:t>
      </w:r>
      <w:commentRangeEnd w:id="82"/>
      <w:r w:rsidR="001D2C0D">
        <w:rPr>
          <w:rStyle w:val="CommentReference"/>
        </w:rPr>
        <w:commentReference w:id="82"/>
      </w:r>
      <w:r w:rsidRPr="008F7F84">
        <w:t xml:space="preserve">definition. Generally, </w:t>
      </w:r>
      <w:r w:rsidR="00254ED3">
        <w:t>it</w:t>
      </w:r>
      <w:r w:rsidRPr="008F7F84">
        <w:t xml:space="preserve"> refer</w:t>
      </w:r>
      <w:r w:rsidR="00254ED3">
        <w:t>s</w:t>
      </w:r>
      <w:r w:rsidRPr="008F7F84">
        <w:t xml:space="preserve"> to the arguments (non-omissible noun phrases) that express grammatical relations. However, identifying grammatical relations in a particular language can be difficult: some languages of the EHR such as </w:t>
      </w:r>
      <w:commentRangeStart w:id="84"/>
      <w:r w:rsidR="00AC7CC3">
        <w:t>Manipuri</w:t>
      </w:r>
      <w:r w:rsidRPr="008F7F84">
        <w:t xml:space="preserve"> are claimed to lack </w:t>
      </w:r>
      <w:r>
        <w:t>grammaticalized “subject” and “object” position</w:t>
      </w:r>
      <w:r w:rsidR="003F7367">
        <w:t>s</w:t>
      </w:r>
      <w:r w:rsidRPr="008F7F84">
        <w:t xml:space="preserve"> (Chelliah, 1997:</w:t>
      </w:r>
      <w:r w:rsidR="007A701F">
        <w:t>109</w:t>
      </w:r>
      <w:r w:rsidRPr="008F7F84">
        <w:t xml:space="preserve">). </w:t>
      </w:r>
      <w:commentRangeEnd w:id="84"/>
      <w:r w:rsidR="001D2C0D">
        <w:rPr>
          <w:rStyle w:val="CommentReference"/>
        </w:rPr>
        <w:commentReference w:id="84"/>
      </w:r>
      <w:commentRangeStart w:id="85"/>
      <w:r w:rsidRPr="008F7F84">
        <w:t xml:space="preserve">Instead, core arguments are often defined with some reference to semantic </w:t>
      </w:r>
      <w:proofErr w:type="spellStart"/>
      <w:r w:rsidRPr="008F7F84">
        <w:t>macroroles</w:t>
      </w:r>
      <w:proofErr w:type="spellEnd"/>
      <w:r w:rsidRPr="008F7F84">
        <w:t xml:space="preserve"> (</w:t>
      </w:r>
      <w:proofErr w:type="spellStart"/>
      <w:r w:rsidRPr="008F7F84">
        <w:t>Haspelmath</w:t>
      </w:r>
      <w:proofErr w:type="spellEnd"/>
      <w:r w:rsidRPr="008F7F84">
        <w:t>, 2011:543).</w:t>
      </w:r>
      <w:commentRangeEnd w:id="85"/>
      <w:r w:rsidR="001D2C0D">
        <w:rPr>
          <w:rStyle w:val="CommentReference"/>
        </w:rPr>
        <w:commentReference w:id="85"/>
      </w:r>
      <w:r w:rsidRPr="008F7F84">
        <w:t xml:space="preserve"> Minimally, </w:t>
      </w:r>
      <w:commentRangeStart w:id="86"/>
      <w:r w:rsidRPr="008F7F84">
        <w:t xml:space="preserve">this gives us </w:t>
      </w:r>
      <w:commentRangeEnd w:id="86"/>
      <w:r w:rsidR="001D2C0D">
        <w:rPr>
          <w:rStyle w:val="CommentReference"/>
        </w:rPr>
        <w:commentReference w:id="86"/>
      </w:r>
      <w:r w:rsidRPr="008F7F84">
        <w:t xml:space="preserve">the set of “S”, “A” and “P” as labels for core arguments that </w:t>
      </w:r>
      <w:commentRangeStart w:id="87"/>
      <w:r w:rsidRPr="008F7F84">
        <w:t>we use for cross-linguistic comparison</w:t>
      </w:r>
      <w:commentRangeEnd w:id="87"/>
      <w:r w:rsidR="001D2C0D">
        <w:rPr>
          <w:rStyle w:val="CommentReference"/>
        </w:rPr>
        <w:commentReference w:id="87"/>
      </w:r>
      <w:r w:rsidRPr="008F7F84">
        <w:t xml:space="preserve">. “S” refers to the sole argument of the intransitive verb, “A” the ‘actor-like’ argument in a transitive verb, and “P” the ‘less-actor-like’ argument of a transitive verb (Bickel, 2010). </w:t>
      </w:r>
    </w:p>
    <w:p w14:paraId="4049D99E" w14:textId="40DDB368" w:rsidR="0082001D" w:rsidRPr="008F7F84" w:rsidRDefault="0082001D" w:rsidP="00EB4A6A">
      <w:r w:rsidRPr="008F7F84">
        <w:t xml:space="preserve">Identifying core arguments in a particular language is not straightforward, as </w:t>
      </w:r>
      <w:commentRangeStart w:id="88"/>
      <w:r w:rsidRPr="008F7F84">
        <w:t>the keen reader may notice that</w:t>
      </w:r>
      <w:commentRangeEnd w:id="88"/>
      <w:r w:rsidR="00147205">
        <w:rPr>
          <w:rStyle w:val="CommentReference"/>
        </w:rPr>
        <w:commentReference w:id="88"/>
      </w:r>
      <w:r w:rsidR="00511B2F">
        <w:t xml:space="preserve"> the</w:t>
      </w:r>
      <w:r w:rsidRPr="008F7F84">
        <w:t xml:space="preserve"> </w:t>
      </w:r>
      <w:commentRangeStart w:id="89"/>
      <w:r w:rsidRPr="008F7F84">
        <w:t xml:space="preserve">‘S/A/P’ labels </w:t>
      </w:r>
      <w:r w:rsidR="00511B2F" w:rsidRPr="008F7F84">
        <w:t>refer</w:t>
      </w:r>
      <w:r w:rsidRPr="008F7F84">
        <w:t xml:space="preserve"> not just to semantics, but also to syntax, </w:t>
      </w:r>
      <w:r w:rsidR="00CA11EF">
        <w:t>invoking</w:t>
      </w:r>
      <w:r w:rsidRPr="008F7F84">
        <w:t xml:space="preserve"> the valence of the verb</w:t>
      </w:r>
      <w:commentRangeEnd w:id="89"/>
      <w:r w:rsidR="00147205">
        <w:rPr>
          <w:rStyle w:val="CommentReference"/>
        </w:rPr>
        <w:commentReference w:id="89"/>
      </w:r>
      <w:r w:rsidRPr="008F7F84">
        <w:t xml:space="preserve">. Generally, there are no </w:t>
      </w:r>
      <w:proofErr w:type="spellStart"/>
      <w:r w:rsidRPr="008F7F84">
        <w:t>crosslinguistically</w:t>
      </w:r>
      <w:proofErr w:type="spellEnd"/>
      <w:r w:rsidRPr="008F7F84">
        <w:t xml:space="preserve"> applicable syntactic criteria for establishing transitivity (</w:t>
      </w:r>
      <w:proofErr w:type="spellStart"/>
      <w:r w:rsidRPr="008F7F84">
        <w:t>Haspelmath</w:t>
      </w:r>
      <w:proofErr w:type="spellEnd"/>
      <w:r w:rsidRPr="008F7F84">
        <w:t xml:space="preserve">, 2011:544). One solution to this is defining A and P as the actor-like and less-actor-like arguments </w:t>
      </w:r>
      <w:r>
        <w:t xml:space="preserve">only </w:t>
      </w:r>
      <w:r w:rsidRPr="008F7F84">
        <w:t xml:space="preserve">in the major </w:t>
      </w:r>
      <w:r w:rsidRPr="008F7F84">
        <w:lastRenderedPageBreak/>
        <w:t xml:space="preserve">construction that expresses a prototypical action (typically physical effect verbs, such as </w:t>
      </w:r>
      <w:r w:rsidRPr="00990433">
        <w:rPr>
          <w:i/>
          <w:iCs/>
        </w:rPr>
        <w:t>kill/break</w:t>
      </w:r>
      <w:r w:rsidRPr="008F7F84">
        <w:t>). Lazard (2002:153) notes that th</w:t>
      </w:r>
      <w:r>
        <w:t xml:space="preserve">is </w:t>
      </w:r>
      <w:r w:rsidRPr="008F7F84">
        <w:t xml:space="preserve">construction/valency frame generally forms the canonical mode of distinguishing ‘who is doing what to whom’. S can be defined as the </w:t>
      </w:r>
      <w:r>
        <w:t>noun</w:t>
      </w:r>
      <w:r w:rsidRPr="008F7F84">
        <w:t xml:space="preserve"> in an intransitive sentence that receives the </w:t>
      </w:r>
      <w:r w:rsidR="001A1F74">
        <w:t xml:space="preserve">morphosyntactic </w:t>
      </w:r>
      <w:r w:rsidRPr="008F7F84">
        <w:t xml:space="preserve">treatment ‘typical’ to a single argument of a one-argument predicate (Andrews, </w:t>
      </w:r>
      <w:r w:rsidR="00EE06B6">
        <w:t>2007</w:t>
      </w:r>
      <w:r w:rsidRPr="008F7F84">
        <w:t xml:space="preserve">:68). While this ignores language-internal variation in verb types that may utilize different </w:t>
      </w:r>
      <w:r w:rsidR="00CA11EF">
        <w:t xml:space="preserve">syntactic </w:t>
      </w:r>
      <w:r w:rsidRPr="008F7F84">
        <w:t>frames to mark core arguments differently, this approach holds the most promise for cross-linguistic comparison as we seek to understand how variation in coding of these arguments might reflect ‘more complex’ or ‘less complex’ linguistic structure</w:t>
      </w:r>
      <w:commentRangeStart w:id="90"/>
      <w:r w:rsidRPr="008F7F84">
        <w:t xml:space="preserve">. </w:t>
      </w:r>
      <w:commentRangeEnd w:id="90"/>
      <w:r w:rsidR="00E62433">
        <w:rPr>
          <w:rStyle w:val="CommentReference"/>
        </w:rPr>
        <w:commentReference w:id="90"/>
      </w:r>
    </w:p>
    <w:p w14:paraId="6C2E5112" w14:textId="04574BDF" w:rsidR="0082001D" w:rsidRPr="008F7F84" w:rsidRDefault="0082001D" w:rsidP="00EB4A6A">
      <w:r w:rsidRPr="008F7F84">
        <w:t xml:space="preserve">Core argument coding – the morphological marking of these arguments, in order to </w:t>
      </w:r>
      <w:del w:id="91" w:author="Hannah Haynie" w:date="2025-07-02T08:15:00Z" w16du:dateUtc="2025-07-02T14:15:00Z">
        <w:r w:rsidRPr="008F7F84" w:rsidDel="00655C69">
          <w:delText xml:space="preserve">distinguish </w:delText>
        </w:r>
      </w:del>
      <w:ins w:id="92" w:author="Hannah Haynie" w:date="2025-07-02T08:15:00Z" w16du:dateUtc="2025-07-02T14:15:00Z">
        <w:r w:rsidR="00655C69">
          <w:t>signal</w:t>
        </w:r>
        <w:r w:rsidR="00655C69" w:rsidRPr="008F7F84">
          <w:t xml:space="preserve"> </w:t>
        </w:r>
      </w:ins>
      <w:r w:rsidRPr="008F7F84">
        <w:t xml:space="preserve">grammatical relations – is a good choice for understanding hypotheses about language complexity in this region for three reasons. The first is that all languages must distinguish grammatical relations, and it is amongst the </w:t>
      </w:r>
      <w:del w:id="93" w:author="Hannah Haynie" w:date="2025-07-02T08:16:00Z" w16du:dateUtc="2025-07-02T14:16:00Z">
        <w:r w:rsidRPr="008F7F84" w:rsidDel="00655C69">
          <w:delText xml:space="preserve">most </w:delText>
        </w:r>
      </w:del>
      <w:ins w:id="94" w:author="Hannah Haynie" w:date="2025-07-02T08:16:00Z" w16du:dateUtc="2025-07-02T14:16:00Z">
        <w:r w:rsidR="00655C69">
          <w:t>best</w:t>
        </w:r>
        <w:r w:rsidR="00655C69" w:rsidRPr="008F7F84">
          <w:t xml:space="preserve"> </w:t>
        </w:r>
      </w:ins>
      <w:r w:rsidRPr="008F7F84">
        <w:t>described parts of grammar</w:t>
      </w:r>
      <w:del w:id="95" w:author="Hannah Haynie" w:date="2025-07-02T08:16:00Z" w16du:dateUtc="2025-07-02T14:16:00Z">
        <w:r w:rsidRPr="008F7F84" w:rsidDel="00655C69">
          <w:delText xml:space="preserve">, </w:delText>
        </w:r>
      </w:del>
      <w:ins w:id="96" w:author="Hannah Haynie" w:date="2025-07-02T08:16:00Z" w16du:dateUtc="2025-07-02T14:16:00Z">
        <w:r w:rsidR="00655C69">
          <w:t>.</w:t>
        </w:r>
        <w:r w:rsidR="00655C69" w:rsidRPr="008F7F84">
          <w:t xml:space="preserve"> </w:t>
        </w:r>
      </w:ins>
      <w:del w:id="97" w:author="Hannah Haynie" w:date="2025-07-02T08:16:00Z" w16du:dateUtc="2025-07-02T14:16:00Z">
        <w:r w:rsidRPr="008F7F84" w:rsidDel="00655C69">
          <w:delText xml:space="preserve">which </w:delText>
        </w:r>
      </w:del>
      <w:ins w:id="98" w:author="Hannah Haynie" w:date="2025-07-02T08:16:00Z" w16du:dateUtc="2025-07-02T14:16:00Z">
        <w:r w:rsidR="00655C69">
          <w:t>This</w:t>
        </w:r>
        <w:r w:rsidR="00655C69" w:rsidRPr="008F7F84">
          <w:t xml:space="preserve"> </w:t>
        </w:r>
      </w:ins>
      <w:r w:rsidRPr="008F7F84">
        <w:t>enables comparison, especially in an area where documentation is sparse and emerging. Secondly, it is an established linguistic subsystem for which claims about complexity have been studied</w:t>
      </w:r>
      <w:del w:id="99" w:author="Hannah Haynie" w:date="2025-07-02T08:16:00Z" w16du:dateUtc="2025-07-02T14:16:00Z">
        <w:r w:rsidRPr="008F7F84" w:rsidDel="00655C69">
          <w:delText xml:space="preserve"> –</w:delText>
        </w:r>
      </w:del>
      <w:ins w:id="100" w:author="Hannah Haynie" w:date="2025-07-02T08:16:00Z" w16du:dateUtc="2025-07-02T14:16:00Z">
        <w:r w:rsidR="00655C69">
          <w:t xml:space="preserve">, </w:t>
        </w:r>
      </w:ins>
      <w:ins w:id="101" w:author="Patrick Das" w:date="2025-07-14T19:43:00Z" w16du:dateUtc="2025-07-14T14:13:00Z">
        <w:r w:rsidR="0000195A">
          <w:t>such as</w:t>
        </w:r>
      </w:ins>
      <w:ins w:id="102" w:author="Patrick Das" w:date="2025-07-14T19:44:00Z" w16du:dateUtc="2025-07-14T14:14:00Z">
        <w:r w:rsidR="006C20AB">
          <w:t xml:space="preserve"> how </w:t>
        </w:r>
        <w:proofErr w:type="spellStart"/>
        <w:r w:rsidR="009E596F">
          <w:t>the</w:t>
        </w:r>
        <w:proofErr w:type="spellEnd"/>
        <w:r w:rsidR="009E596F">
          <w:t xml:space="preserve"> number of forms used in core argument coding</w:t>
        </w:r>
        <w:r w:rsidR="006C20AB">
          <w:t xml:space="preserve"> may</w:t>
        </w:r>
      </w:ins>
      <w:ins w:id="103" w:author="Patrick Das" w:date="2025-07-14T19:43:00Z" w16du:dateUtc="2025-07-14T14:13:00Z">
        <w:r w:rsidR="0000195A">
          <w:t xml:space="preserve"> direct reflecting </w:t>
        </w:r>
      </w:ins>
      <w:ins w:id="104" w:author="Hannah Haynie" w:date="2025-07-02T08:16:00Z" w16du:dateUtc="2025-07-02T14:16:00Z">
        <w:del w:id="105" w:author="Patrick Das" w:date="2025-07-14T19:43:00Z" w16du:dateUtc="2025-07-14T14:13:00Z">
          <w:r w:rsidR="00655C69" w:rsidDel="0000195A">
            <w:delText>including</w:delText>
          </w:r>
        </w:del>
      </w:ins>
      <w:del w:id="106" w:author="Patrick Das" w:date="2025-07-14T19:43:00Z" w16du:dateUtc="2025-07-14T14:13:00Z">
        <w:r w:rsidRPr="008F7F84" w:rsidDel="0000195A">
          <w:delText xml:space="preserve"> whether </w:delText>
        </w:r>
        <w:commentRangeStart w:id="107"/>
        <w:r w:rsidRPr="008F7F84" w:rsidDel="0000195A">
          <w:delText>it</w:delText>
        </w:r>
        <w:commentRangeEnd w:id="107"/>
        <w:r w:rsidR="00655C69" w:rsidDel="0000195A">
          <w:rPr>
            <w:rStyle w:val="CommentReference"/>
          </w:rPr>
          <w:commentReference w:id="107"/>
        </w:r>
        <w:r w:rsidRPr="008F7F84" w:rsidDel="0000195A">
          <w:delText xml:space="preserve"> may directly correlate with </w:delText>
        </w:r>
      </w:del>
      <w:r w:rsidRPr="008F7F84">
        <w:t>an increase/loss of complexity (Bentz and Winter, 2013) or</w:t>
      </w:r>
      <w:ins w:id="108" w:author="Patrick Das" w:date="2025-07-14T19:44:00Z" w16du:dateUtc="2025-07-14T14:14:00Z">
        <w:r w:rsidR="009E596F">
          <w:t xml:space="preserve"> how</w:t>
        </w:r>
      </w:ins>
      <w:r w:rsidRPr="008F7F84">
        <w:t xml:space="preserve"> different strategies of encoding core arguments (</w:t>
      </w:r>
      <w:del w:id="109" w:author="Hannah Haynie" w:date="2025-07-02T10:50:00Z" w16du:dateUtc="2025-07-02T16:50:00Z">
        <w:r w:rsidRPr="008F7F84" w:rsidDel="00CC7195">
          <w:delText>case-marking</w:delText>
        </w:r>
      </w:del>
      <w:ins w:id="110" w:author="Hannah Haynie" w:date="2025-07-02T10:50:00Z" w16du:dateUtc="2025-07-02T16:50:00Z">
        <w:r w:rsidR="00CC7195">
          <w:t>case marking</w:t>
        </w:r>
      </w:ins>
      <w:r w:rsidRPr="008F7F84">
        <w:t xml:space="preserve">, verbal agreement or word order) may trade-off complexity </w:t>
      </w:r>
      <w:r w:rsidR="00A05EC6" w:rsidRPr="00A05EC6">
        <w:t>(</w:t>
      </w:r>
      <w:proofErr w:type="spellStart"/>
      <w:r w:rsidR="00A05EC6" w:rsidRPr="00A05EC6">
        <w:t>Sinnemäki</w:t>
      </w:r>
      <w:proofErr w:type="spellEnd"/>
      <w:r w:rsidR="00A05EC6" w:rsidRPr="00A05EC6">
        <w:t xml:space="preserve"> 2008)</w:t>
      </w:r>
      <w:r w:rsidRPr="008F7F84">
        <w:t xml:space="preserve">. </w:t>
      </w:r>
    </w:p>
    <w:p w14:paraId="47E9151A" w14:textId="4960D90F" w:rsidR="0082001D" w:rsidRPr="008F7F84" w:rsidRDefault="0082001D" w:rsidP="00EB4A6A">
      <w:r w:rsidRPr="008F7F84">
        <w:t>The</w:t>
      </w:r>
      <w:r w:rsidR="009252E7">
        <w:t xml:space="preserve"> third</w:t>
      </w:r>
      <w:del w:id="111" w:author="Hannah Haynie" w:date="2025-07-02T08:17:00Z" w16du:dateUtc="2025-07-02T14:17:00Z">
        <w:r w:rsidR="009252E7" w:rsidDel="00655C69">
          <w:delText>,</w:delText>
        </w:r>
      </w:del>
      <w:r w:rsidR="009252E7">
        <w:t xml:space="preserve"> and </w:t>
      </w:r>
      <w:del w:id="112" w:author="Hannah Haynie" w:date="2025-07-02T08:17:00Z" w16du:dateUtc="2025-07-02T14:17:00Z">
        <w:r w:rsidR="009252E7" w:rsidDel="00655C69">
          <w:delText>the</w:delText>
        </w:r>
        <w:r w:rsidRPr="008F7F84" w:rsidDel="00655C69">
          <w:delText xml:space="preserve"> </w:delText>
        </w:r>
      </w:del>
      <w:r w:rsidRPr="008F7F84">
        <w:t xml:space="preserve">most compelling reason for the focus on core argument coding </w:t>
      </w:r>
      <w:del w:id="113" w:author="Hannah Haynie" w:date="2025-07-02T08:18:00Z" w16du:dateUtc="2025-07-02T14:18:00Z">
        <w:r w:rsidRPr="008F7F84" w:rsidDel="00655C69">
          <w:delText xml:space="preserve">though, </w:delText>
        </w:r>
      </w:del>
      <w:r w:rsidR="009252E7">
        <w:t xml:space="preserve">is </w:t>
      </w:r>
      <w:r w:rsidRPr="008F7F84">
        <w:t>that it is explicitly the subject of claims surrounding the changes in complexity in Trans-Himalayan languages as a response to the social environment (</w:t>
      </w:r>
      <w:proofErr w:type="spellStart"/>
      <w:r w:rsidRPr="008F7F84">
        <w:t>DeLancey</w:t>
      </w:r>
      <w:proofErr w:type="spellEnd"/>
      <w:r w:rsidRPr="008F7F84">
        <w:t>, 2014). Proto-Trans-Himalayan is suggested to have had a complex system of verbal agreement (</w:t>
      </w:r>
      <w:proofErr w:type="spellStart"/>
      <w:r w:rsidRPr="008F7F84">
        <w:t>DeLancey</w:t>
      </w:r>
      <w:proofErr w:type="spellEnd"/>
      <w:r w:rsidRPr="008F7F84">
        <w:t xml:space="preserve">, 2023) that has been lost, retained, and even </w:t>
      </w:r>
      <w:commentRangeStart w:id="114"/>
      <w:r w:rsidRPr="008F7F84">
        <w:t xml:space="preserve">re-created </w:t>
      </w:r>
      <w:commentRangeEnd w:id="114"/>
      <w:r w:rsidR="00655C69">
        <w:rPr>
          <w:rStyle w:val="CommentReference"/>
        </w:rPr>
        <w:commentReference w:id="114"/>
      </w:r>
      <w:r w:rsidRPr="008F7F84">
        <w:t xml:space="preserve">in different subgroups of Trans-Himalayan. </w:t>
      </w:r>
      <w:proofErr w:type="spellStart"/>
      <w:r w:rsidRPr="008F7F84">
        <w:t>DeLancey</w:t>
      </w:r>
      <w:proofErr w:type="spellEnd"/>
      <w:r w:rsidRPr="008F7F84">
        <w:t xml:space="preserve"> </w:t>
      </w:r>
      <w:r>
        <w:t>suggests</w:t>
      </w:r>
      <w:r w:rsidRPr="008F7F84">
        <w:t xml:space="preserve"> the archaic verbal agreement system has only been retained</w:t>
      </w:r>
      <w:ins w:id="115" w:author="Hannah Haynie" w:date="2025-07-02T08:18:00Z" w16du:dateUtc="2025-07-02T14:18:00Z">
        <w:r w:rsidR="00655C69">
          <w:t xml:space="preserve"> in some languages</w:t>
        </w:r>
      </w:ins>
      <w:r w:rsidRPr="008F7F84">
        <w:t xml:space="preserve"> due to the influence of the mountain environment, which has made many of these languages inaccessible</w:t>
      </w:r>
      <w:r w:rsidR="00E11670">
        <w:t xml:space="preserve"> (and hence isolated)</w:t>
      </w:r>
      <w:r w:rsidRPr="008F7F84">
        <w:t xml:space="preserve"> until recently (2015:63). </w:t>
      </w:r>
    </w:p>
    <w:p w14:paraId="7EC7BD4D" w14:textId="657D6923" w:rsidR="00C46362" w:rsidRDefault="0082001D" w:rsidP="00EB4A6A">
      <w:r w:rsidRPr="008F7F84">
        <w:t xml:space="preserve">This is not </w:t>
      </w:r>
      <w:r>
        <w:t>directly due to the</w:t>
      </w:r>
      <w:r w:rsidRPr="008F7F84">
        <w:t xml:space="preserve"> environment, of course. </w:t>
      </w:r>
      <w:proofErr w:type="spellStart"/>
      <w:r w:rsidRPr="008F7F84">
        <w:t>DeLancey</w:t>
      </w:r>
      <w:proofErr w:type="spellEnd"/>
      <w:r w:rsidRPr="008F7F84">
        <w:t xml:space="preserve"> (2014:78) argues </w:t>
      </w:r>
      <w:commentRangeStart w:id="116"/>
      <w:r w:rsidRPr="008F7F84">
        <w:t>their ecological setting reflects a cultural distinction of the region</w:t>
      </w:r>
      <w:commentRangeEnd w:id="116"/>
      <w:r w:rsidR="00655C69">
        <w:rPr>
          <w:rStyle w:val="CommentReference"/>
        </w:rPr>
        <w:commentReference w:id="116"/>
      </w:r>
      <w:r w:rsidRPr="008F7F84">
        <w:t>: the Hill/Valley distinction (Scott, 2009). Hill languages are spoken by few</w:t>
      </w:r>
      <w:ins w:id="117" w:author="Hannah Haynie" w:date="2025-07-02T08:19:00Z" w16du:dateUtc="2025-07-02T14:19:00Z">
        <w:r w:rsidR="00655C69">
          <w:t xml:space="preserve"> people</w:t>
        </w:r>
      </w:ins>
      <w:r w:rsidRPr="008F7F84">
        <w:t>, in esoteric communities, allow</w:t>
      </w:r>
      <w:r w:rsidR="00E61F09">
        <w:t>ing</w:t>
      </w:r>
      <w:r w:rsidRPr="008F7F84">
        <w:t xml:space="preserve"> them to retain their archaic morphology (or re-innovate something </w:t>
      </w:r>
      <w:del w:id="118" w:author="Hannah Haynie" w:date="2025-07-02T08:19:00Z" w16du:dateUtc="2025-07-02T14:19:00Z">
        <w:r w:rsidRPr="008F7F84" w:rsidDel="00655C69">
          <w:delText xml:space="preserve">new and </w:delText>
        </w:r>
      </w:del>
      <w:r w:rsidRPr="008F7F84">
        <w:t xml:space="preserve">complex, as in the case of Lai, </w:t>
      </w:r>
      <w:proofErr w:type="spellStart"/>
      <w:r w:rsidRPr="008F7F84">
        <w:t>DeLancey</w:t>
      </w:r>
      <w:proofErr w:type="spellEnd"/>
      <w:r w:rsidRPr="008F7F84">
        <w:t xml:space="preserve"> 2014:65). Valley languages are languages of empire</w:t>
      </w:r>
      <w:r w:rsidR="00F179D4">
        <w:t xml:space="preserve"> </w:t>
      </w:r>
      <w:r w:rsidR="001F7F13" w:rsidRPr="001F7F13">
        <w:t>—</w:t>
      </w:r>
      <w:r w:rsidRPr="008F7F84">
        <w:t xml:space="preserve"> spoken by not just the native community but also as a second language</w:t>
      </w:r>
      <w:r w:rsidR="001F7F13">
        <w:t xml:space="preserve"> </w:t>
      </w:r>
      <w:r w:rsidR="001F7F13" w:rsidRPr="001F7F13">
        <w:t>—</w:t>
      </w:r>
      <w:r w:rsidRPr="008F7F84">
        <w:t xml:space="preserve"> </w:t>
      </w:r>
      <w:r w:rsidR="00AD3E55">
        <w:t xml:space="preserve">and have </w:t>
      </w:r>
      <w:del w:id="119" w:author="Hannah Haynie" w:date="2025-07-02T08:20:00Z" w16du:dateUtc="2025-07-02T14:20:00Z">
        <w:r w:rsidR="00AD3E55" w:rsidDel="00655C69">
          <w:delText xml:space="preserve">thus </w:delText>
        </w:r>
      </w:del>
      <w:r w:rsidRPr="008F7F84">
        <w:t xml:space="preserve">undergone erosion of the </w:t>
      </w:r>
      <w:r w:rsidR="00BA7056">
        <w:t xml:space="preserve">proposed </w:t>
      </w:r>
      <w:r w:rsidRPr="008F7F84">
        <w:t>complex Proto-</w:t>
      </w:r>
      <w:r w:rsidR="00AD3E55">
        <w:t>Trans</w:t>
      </w:r>
      <w:r w:rsidRPr="008F7F84">
        <w:t>-</w:t>
      </w:r>
      <w:r w:rsidR="00AD3E55">
        <w:t>Himalay</w:t>
      </w:r>
      <w:r w:rsidRPr="008F7F84">
        <w:t xml:space="preserve">an </w:t>
      </w:r>
      <w:r w:rsidR="00AD3E55">
        <w:t xml:space="preserve">verbal </w:t>
      </w:r>
      <w:r w:rsidRPr="008F7F84">
        <w:t>system. In the original Hill/Valley framework</w:t>
      </w:r>
      <w:ins w:id="120" w:author="Hannah Haynie" w:date="2025-07-02T08:20:00Z" w16du:dateUtc="2025-07-02T14:20:00Z">
        <w:r w:rsidR="00655C69">
          <w:t xml:space="preserve"> proposed</w:t>
        </w:r>
      </w:ins>
      <w:r w:rsidRPr="008F7F84">
        <w:t xml:space="preserve"> by Scott (2009), Hill and Valley societies are associated with a </w:t>
      </w:r>
      <w:r w:rsidRPr="008F7F84">
        <w:lastRenderedPageBreak/>
        <w:t xml:space="preserve">number of sociocultural traits that arise from their environments, that we can use to </w:t>
      </w:r>
      <w:del w:id="121" w:author="Hannah Haynie" w:date="2025-07-02T08:20:00Z" w16du:dateUtc="2025-07-02T14:20:00Z">
        <w:r w:rsidRPr="008F7F84" w:rsidDel="00655C69">
          <w:delText xml:space="preserve">identify </w:delText>
        </w:r>
      </w:del>
      <w:ins w:id="122" w:author="Hannah Haynie" w:date="2025-07-02T08:20:00Z" w16du:dateUtc="2025-07-02T14:20:00Z">
        <w:r w:rsidR="00655C69">
          <w:t>categorize</w:t>
        </w:r>
        <w:r w:rsidR="00655C69" w:rsidRPr="008F7F84">
          <w:t xml:space="preserve"> </w:t>
        </w:r>
      </w:ins>
      <w:r w:rsidRPr="008F7F84">
        <w:t xml:space="preserve">them. </w:t>
      </w:r>
    </w:p>
    <w:p w14:paraId="36947827" w14:textId="334FD2E8" w:rsidR="0082001D" w:rsidRDefault="0082001D" w:rsidP="0082001D">
      <w:pPr>
        <w:pStyle w:val="Heading2"/>
      </w:pPr>
      <w:r>
        <w:t>What is the Hill/Valley distinction?</w:t>
      </w:r>
    </w:p>
    <w:p w14:paraId="6934EA9D" w14:textId="6BCA4600" w:rsidR="00D14B9C" w:rsidRDefault="00D14B9C" w:rsidP="00BE1DC3">
      <w:r w:rsidRPr="008F7F84">
        <w:t xml:space="preserve">Scott’s (2009) work focuses on </w:t>
      </w:r>
      <w:proofErr w:type="spellStart"/>
      <w:r w:rsidRPr="008F7F84">
        <w:rPr>
          <w:i/>
          <w:iCs/>
        </w:rPr>
        <w:t>Zomia</w:t>
      </w:r>
      <w:proofErr w:type="spellEnd"/>
      <w:r w:rsidRPr="008F7F84">
        <w:t xml:space="preserve">, or Upland Southeast Asia – which he describes as the last remaining non-state enclosure in the world. Between India, China, Bangladesh and Mainland Southeast Asia, it ‘lies at a great distance from the main centers of economic activity; it bestrides a contact zone between eight nation-states and several religious traditions and cosmologies’ (p. 14), where ‘variety rather than uniformity is its trademark’ (p. 16). </w:t>
      </w:r>
      <w:proofErr w:type="spellStart"/>
      <w:r w:rsidRPr="008F7F84">
        <w:t>DeLancey</w:t>
      </w:r>
      <w:proofErr w:type="spellEnd"/>
      <w:r w:rsidRPr="008F7F84">
        <w:t xml:space="preserve"> (2014) applies this framework to </w:t>
      </w:r>
      <w:commentRangeStart w:id="123"/>
      <w:r w:rsidRPr="008F7F84">
        <w:t>Northeast India</w:t>
      </w:r>
      <w:commentRangeEnd w:id="123"/>
      <w:r w:rsidR="00655C69">
        <w:rPr>
          <w:rStyle w:val="CommentReference"/>
        </w:rPr>
        <w:commentReference w:id="123"/>
      </w:r>
      <w:r w:rsidRPr="008F7F84">
        <w:t>, which is considered part (and central) to the Eastern Himalayan linguistic region (Konnerth et al</w:t>
      </w:r>
      <w:ins w:id="124" w:author="Hannah Haynie" w:date="2025-07-02T21:38:00Z" w16du:dateUtc="2025-07-03T03:38:00Z">
        <w:r w:rsidR="003239A4">
          <w:t>.</w:t>
        </w:r>
      </w:ins>
      <w:r w:rsidRPr="008F7F84">
        <w:t xml:space="preserve">, 2020), </w:t>
      </w:r>
      <w:r w:rsidR="00E94416">
        <w:t xml:space="preserve">the focus of this paper. </w:t>
      </w:r>
    </w:p>
    <w:p w14:paraId="0A17B381" w14:textId="77777777" w:rsidR="00F54778" w:rsidRDefault="00F54778" w:rsidP="00F54778">
      <w:pPr>
        <w:keepNext/>
      </w:pPr>
      <w:r w:rsidRPr="00F54778">
        <w:rPr>
          <w:noProof/>
        </w:rPr>
        <w:drawing>
          <wp:inline distT="0" distB="0" distL="0" distR="0" wp14:anchorId="61006A37" wp14:editId="68D56342">
            <wp:extent cx="1839350" cy="3213100"/>
            <wp:effectExtent l="0" t="0" r="8890" b="6350"/>
            <wp:docPr id="1313262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9247" cy="3230389"/>
                    </a:xfrm>
                    <a:prstGeom prst="rect">
                      <a:avLst/>
                    </a:prstGeom>
                    <a:noFill/>
                    <a:ln>
                      <a:noFill/>
                    </a:ln>
                  </pic:spPr>
                </pic:pic>
              </a:graphicData>
            </a:graphic>
          </wp:inline>
        </w:drawing>
      </w:r>
    </w:p>
    <w:p w14:paraId="37C34401" w14:textId="52F44909" w:rsidR="00E94416" w:rsidRPr="008F7F84" w:rsidRDefault="00F54778" w:rsidP="00F54778">
      <w:pPr>
        <w:pStyle w:val="Caption"/>
      </w:pPr>
      <w:r>
        <w:t xml:space="preserve">Figure </w:t>
      </w:r>
      <w:fldSimple w:instr=" SEQ Figure \* ARABIC ">
        <w:r w:rsidR="00A859F7">
          <w:rPr>
            <w:noProof/>
          </w:rPr>
          <w:t>1</w:t>
        </w:r>
      </w:fldSimple>
      <w:r>
        <w:t xml:space="preserve">: A map of </w:t>
      </w:r>
      <w:proofErr w:type="spellStart"/>
      <w:r>
        <w:t>Zomia</w:t>
      </w:r>
      <w:proofErr w:type="spellEnd"/>
      <w:r>
        <w:t xml:space="preserve"> on Mainland Southeast Asia, from Scott (2009:17).</w:t>
      </w:r>
      <w:r>
        <w:rPr>
          <w:noProof/>
        </w:rPr>
        <w:t xml:space="preserve"> White fill represents Zomia.</w:t>
      </w:r>
    </w:p>
    <w:p w14:paraId="73CADB44" w14:textId="77777777" w:rsidR="00C37CDD" w:rsidRDefault="00C37CDD" w:rsidP="00C37CDD">
      <w:pPr>
        <w:keepNext/>
      </w:pPr>
      <w:commentRangeStart w:id="125"/>
      <w:r w:rsidRPr="00C37CDD">
        <w:rPr>
          <w:noProof/>
        </w:rPr>
        <w:lastRenderedPageBreak/>
        <w:drawing>
          <wp:inline distT="0" distB="0" distL="0" distR="0" wp14:anchorId="5D6B8065" wp14:editId="4DC38E69">
            <wp:extent cx="4870450" cy="3435350"/>
            <wp:effectExtent l="0" t="0" r="6350" b="0"/>
            <wp:docPr id="883780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0450" cy="3435350"/>
                    </a:xfrm>
                    <a:prstGeom prst="rect">
                      <a:avLst/>
                    </a:prstGeom>
                    <a:noFill/>
                    <a:ln>
                      <a:noFill/>
                    </a:ln>
                  </pic:spPr>
                </pic:pic>
              </a:graphicData>
            </a:graphic>
          </wp:inline>
        </w:drawing>
      </w:r>
      <w:commentRangeEnd w:id="125"/>
      <w:r w:rsidR="00655C69">
        <w:rPr>
          <w:rStyle w:val="CommentReference"/>
        </w:rPr>
        <w:commentReference w:id="125"/>
      </w:r>
    </w:p>
    <w:p w14:paraId="795A6277" w14:textId="1780A953" w:rsidR="00B964A8" w:rsidRDefault="00C37CDD" w:rsidP="00C37CDD">
      <w:pPr>
        <w:pStyle w:val="Caption"/>
      </w:pPr>
      <w:r>
        <w:t xml:space="preserve">Figure </w:t>
      </w:r>
      <w:fldSimple w:instr=" SEQ Figure \* ARABIC ">
        <w:r w:rsidR="00A859F7">
          <w:rPr>
            <w:noProof/>
          </w:rPr>
          <w:t>2</w:t>
        </w:r>
      </w:fldSimple>
      <w:r>
        <w:t xml:space="preserve">: </w:t>
      </w:r>
      <w:commentRangeStart w:id="126"/>
      <w:r>
        <w:t>The Eastern Himalayan Region</w:t>
      </w:r>
      <w:commentRangeEnd w:id="126"/>
      <w:r w:rsidR="00655C69">
        <w:rPr>
          <w:rStyle w:val="CommentReference"/>
          <w:i w:val="0"/>
          <w:iCs w:val="0"/>
          <w:color w:val="auto"/>
        </w:rPr>
        <w:commentReference w:id="126"/>
      </w:r>
      <w:r>
        <w:t xml:space="preserve">, from Post et </w:t>
      </w:r>
      <w:commentRangeStart w:id="127"/>
      <w:r>
        <w:t>al</w:t>
      </w:r>
      <w:commentRangeEnd w:id="127"/>
      <w:ins w:id="128" w:author="Hannah Haynie" w:date="2025-07-02T21:38:00Z" w16du:dateUtc="2025-07-03T03:38:00Z">
        <w:r w:rsidR="003239A4">
          <w:t>.</w:t>
        </w:r>
      </w:ins>
      <w:r w:rsidR="00655C69">
        <w:rPr>
          <w:rStyle w:val="CommentReference"/>
          <w:i w:val="0"/>
          <w:iCs w:val="0"/>
          <w:color w:val="auto"/>
        </w:rPr>
        <w:commentReference w:id="127"/>
      </w:r>
      <w:r>
        <w:t xml:space="preserve"> (2022)</w:t>
      </w:r>
    </w:p>
    <w:p w14:paraId="2E1969B2" w14:textId="38EAF20E" w:rsidR="00D14B9C" w:rsidRPr="008F7F84" w:rsidRDefault="00D14B9C" w:rsidP="00BE1DC3">
      <w:r w:rsidRPr="008F7F84">
        <w:t xml:space="preserve">The </w:t>
      </w:r>
      <w:commentRangeStart w:id="129"/>
      <w:r w:rsidRPr="008F7F84">
        <w:t xml:space="preserve">heterogeneity </w:t>
      </w:r>
      <w:commentRangeEnd w:id="129"/>
      <w:r w:rsidR="00655C69">
        <w:rPr>
          <w:rStyle w:val="CommentReference"/>
        </w:rPr>
        <w:commentReference w:id="129"/>
      </w:r>
      <w:r w:rsidRPr="008F7F84">
        <w:t xml:space="preserve">of </w:t>
      </w:r>
      <w:proofErr w:type="spellStart"/>
      <w:r w:rsidRPr="008F7F84">
        <w:rPr>
          <w:i/>
          <w:iCs/>
        </w:rPr>
        <w:t>Zomia</w:t>
      </w:r>
      <w:proofErr w:type="spellEnd"/>
      <w:r w:rsidRPr="008F7F84">
        <w:t xml:space="preserve"> can be understood when one views it as arising from groups adapting to the </w:t>
      </w:r>
      <w:proofErr w:type="spellStart"/>
      <w:r w:rsidRPr="008F7F84">
        <w:t>agro</w:t>
      </w:r>
      <w:proofErr w:type="spellEnd"/>
      <w:r w:rsidRPr="008F7F84">
        <w:t xml:space="preserve">-economic possibilities of the region, leading to cultural similarities between groups at distances over a thousand kilometers which lie at similar altitudes (Scott, 2009:18-19). More importantly, Scott argues that </w:t>
      </w:r>
      <w:proofErr w:type="spellStart"/>
      <w:r w:rsidRPr="008F7F84">
        <w:rPr>
          <w:i/>
          <w:iCs/>
        </w:rPr>
        <w:t>Zomia</w:t>
      </w:r>
      <w:proofErr w:type="spellEnd"/>
      <w:r w:rsidRPr="008F7F84">
        <w:t xml:space="preserve"> must be understood via the dialectic of state-formation in the valleys, and statelessness/resistance to statehood in the hills (p. 19). The altitude and difficulty of traversing terrain determines the ease by which states may be formed or resisted, which in turn correlate with</w:t>
      </w:r>
      <w:ins w:id="130" w:author="Hannah Haynie" w:date="2025-07-02T08:24:00Z" w16du:dateUtc="2025-07-02T14:24:00Z">
        <w:r w:rsidR="00655C69">
          <w:t xml:space="preserve"> cultural</w:t>
        </w:r>
      </w:ins>
      <w:r w:rsidRPr="008F7F84">
        <w:t xml:space="preserve"> traits that define Hill and Valley societies. This includes (but is not limited to) their style of agriculture, their level of political organization, their total speaker population, and whether their language may be spoken by </w:t>
      </w:r>
      <w:commentRangeStart w:id="131"/>
      <w:r w:rsidRPr="008F7F84">
        <w:t>other groups</w:t>
      </w:r>
      <w:commentRangeEnd w:id="131"/>
      <w:r w:rsidR="00655C69">
        <w:rPr>
          <w:rStyle w:val="CommentReference"/>
        </w:rPr>
        <w:commentReference w:id="131"/>
      </w:r>
      <w:r w:rsidRPr="008F7F84">
        <w:t xml:space="preserve">. These variables are identified and the reasoning behind them is explored in S3.2. </w:t>
      </w:r>
    </w:p>
    <w:p w14:paraId="1FF89148" w14:textId="3EBF1442" w:rsidR="00D14B9C" w:rsidRPr="008F7F84" w:rsidRDefault="00D14B9C" w:rsidP="00BE1DC3">
      <w:proofErr w:type="spellStart"/>
      <w:r w:rsidRPr="008F7F84">
        <w:t>DeLancey</w:t>
      </w:r>
      <w:proofErr w:type="spellEnd"/>
      <w:r w:rsidRPr="008F7F84">
        <w:t xml:space="preserve"> (2014) applies this framework to the languages of the Brahmaputra drainage region, the major river system in the EHR. He identifies </w:t>
      </w:r>
      <w:del w:id="132" w:author="Hannah Haynie" w:date="2025-07-02T10:50:00Z" w16du:dateUtc="2025-07-02T16:50:00Z">
        <w:r w:rsidRPr="008F7F84" w:rsidDel="00CC7195">
          <w:delText>case-marking</w:delText>
        </w:r>
      </w:del>
      <w:ins w:id="133" w:author="Hannah Haynie" w:date="2025-07-02T10:50:00Z" w16du:dateUtc="2025-07-02T16:50:00Z">
        <w:r w:rsidR="00CC7195">
          <w:t>case marking</w:t>
        </w:r>
      </w:ins>
      <w:r w:rsidRPr="008F7F84">
        <w:t xml:space="preserve"> systems, like those found in Bodo-Garo languages as the </w:t>
      </w:r>
      <w:r w:rsidRPr="008F7F84">
        <w:rPr>
          <w:i/>
          <w:iCs/>
        </w:rPr>
        <w:t xml:space="preserve">creoloid </w:t>
      </w:r>
      <w:r w:rsidRPr="008F7F84">
        <w:t>type, due to their reconstructed past as the vehicular language for a large Valley state (</w:t>
      </w:r>
      <w:proofErr w:type="spellStart"/>
      <w:r w:rsidRPr="008F7F84">
        <w:t>DeLancey</w:t>
      </w:r>
      <w:proofErr w:type="spellEnd"/>
      <w:r w:rsidRPr="008F7F84">
        <w:t xml:space="preserve">, 2012). Conversely, complex verbal paradigms such as in Kuki-Chin are </w:t>
      </w:r>
      <w:commentRangeStart w:id="134"/>
      <w:r w:rsidRPr="008F7F84">
        <w:t xml:space="preserve">related </w:t>
      </w:r>
      <w:commentRangeEnd w:id="134"/>
      <w:r w:rsidR="00655C69">
        <w:rPr>
          <w:rStyle w:val="CommentReference"/>
        </w:rPr>
        <w:commentReference w:id="134"/>
      </w:r>
      <w:r w:rsidRPr="008F7F84">
        <w:t>to their hill settlement, and smaller esoteric communities (called the</w:t>
      </w:r>
      <w:r w:rsidRPr="008F7F84">
        <w:rPr>
          <w:i/>
          <w:iCs/>
        </w:rPr>
        <w:t xml:space="preserve"> archaic</w:t>
      </w:r>
      <w:r w:rsidRPr="008F7F84">
        <w:t xml:space="preserve"> type) (</w:t>
      </w:r>
      <w:proofErr w:type="spellStart"/>
      <w:r w:rsidRPr="008F7F84">
        <w:t>DeLancey</w:t>
      </w:r>
      <w:proofErr w:type="spellEnd"/>
      <w:r w:rsidRPr="008F7F84">
        <w:t xml:space="preserve">, 2014:61). However, </w:t>
      </w:r>
      <w:proofErr w:type="spellStart"/>
      <w:r w:rsidRPr="008F7F84">
        <w:t>DeLancey</w:t>
      </w:r>
      <w:proofErr w:type="spellEnd"/>
      <w:r w:rsidRPr="008F7F84">
        <w:t xml:space="preserve"> admits that not all subgroups fall into this pattern, as some hill communities display ‘simple’ </w:t>
      </w:r>
      <w:del w:id="135" w:author="Hannah Haynie" w:date="2025-07-02T10:50:00Z" w16du:dateUtc="2025-07-02T16:50:00Z">
        <w:r w:rsidRPr="008F7F84" w:rsidDel="00CC7195">
          <w:delText>case-marking</w:delText>
        </w:r>
      </w:del>
      <w:ins w:id="136" w:author="Hannah Haynie" w:date="2025-07-02T10:50:00Z" w16du:dateUtc="2025-07-02T16:50:00Z">
        <w:r w:rsidR="00CC7195">
          <w:t>case marking</w:t>
        </w:r>
      </w:ins>
      <w:r w:rsidRPr="008F7F84">
        <w:t xml:space="preserve"> profiles (such as the Tani and Naga languages), and archaic languages do not </w:t>
      </w:r>
      <w:r w:rsidRPr="008F7F84">
        <w:lastRenderedPageBreak/>
        <w:t xml:space="preserve">necessarily inherit the complexity of verbal agreement from Proto-Trans-Himalayan as their name may suggest, instead sometimes re-innovating it, as in the case of Kuki-Chin. </w:t>
      </w:r>
    </w:p>
    <w:p w14:paraId="6ED3299C" w14:textId="6862C08C" w:rsidR="0082001D" w:rsidRPr="00D14B9C" w:rsidRDefault="00D14B9C" w:rsidP="00BE1DC3">
      <w:r w:rsidRPr="008F7F84">
        <w:t>The Hill/Valley framework</w:t>
      </w:r>
      <w:r w:rsidR="00FD50B1">
        <w:t xml:space="preserve"> then, offers us</w:t>
      </w:r>
      <w:r w:rsidRPr="008F7F84">
        <w:t xml:space="preserve"> a </w:t>
      </w:r>
      <w:commentRangeStart w:id="137"/>
      <w:r w:rsidRPr="008F7F84">
        <w:t xml:space="preserve">sociological </w:t>
      </w:r>
      <w:commentRangeEnd w:id="137"/>
      <w:r w:rsidR="00655C69">
        <w:rPr>
          <w:rStyle w:val="CommentReference"/>
        </w:rPr>
        <w:commentReference w:id="137"/>
      </w:r>
      <w:r w:rsidRPr="008F7F84">
        <w:t xml:space="preserve">framework based on ecological conditions. The </w:t>
      </w:r>
      <w:del w:id="138" w:author="Hannah Haynie" w:date="2025-07-02T08:26:00Z" w16du:dateUtc="2025-07-02T14:26:00Z">
        <w:r w:rsidRPr="008F7F84" w:rsidDel="00655C69">
          <w:delText xml:space="preserve">resulting </w:delText>
        </w:r>
      </w:del>
      <w:r w:rsidRPr="008F7F84">
        <w:t>Hill and Valley societies</w:t>
      </w:r>
      <w:ins w:id="139" w:author="Hannah Haynie" w:date="2025-07-02T08:26:00Z" w16du:dateUtc="2025-07-02T14:26:00Z">
        <w:r w:rsidR="00655C69">
          <w:t xml:space="preserve"> thus classified</w:t>
        </w:r>
      </w:ins>
      <w:r w:rsidRPr="008F7F84">
        <w:t xml:space="preserve"> differ in ways that are considered important for language complexity: they differ in the size and scale of their communities (Nettle, 2012, </w:t>
      </w:r>
      <w:proofErr w:type="spellStart"/>
      <w:r w:rsidRPr="008F7F84">
        <w:t>Koplenig</w:t>
      </w:r>
      <w:proofErr w:type="spellEnd"/>
      <w:r w:rsidRPr="008F7F84">
        <w:t>, 2019), whether they have L2 speakers (Walkden</w:t>
      </w:r>
      <w:r w:rsidR="00B545D0">
        <w:t xml:space="preserve"> and Breitbarth</w:t>
      </w:r>
      <w:r w:rsidRPr="008F7F84">
        <w:t xml:space="preserve">, 2019), and </w:t>
      </w:r>
      <w:ins w:id="140" w:author="Hannah Haynie" w:date="2025-07-02T08:26:00Z" w16du:dateUtc="2025-07-02T14:26:00Z">
        <w:r w:rsidR="00655C69">
          <w:t xml:space="preserve">in </w:t>
        </w:r>
      </w:ins>
      <w:r w:rsidRPr="008F7F84">
        <w:t>their political complexity (Chen et al</w:t>
      </w:r>
      <w:ins w:id="141" w:author="Hannah Haynie" w:date="2025-07-02T08:26:00Z" w16du:dateUtc="2025-07-02T14:26:00Z">
        <w:r w:rsidR="00655C69">
          <w:t>.</w:t>
        </w:r>
      </w:ins>
      <w:r w:rsidRPr="008F7F84">
        <w:t xml:space="preserve">, 2024, Gil and Shen, 2019). </w:t>
      </w:r>
    </w:p>
    <w:p w14:paraId="46443BB0" w14:textId="2CD0CE26" w:rsidR="00AD397F" w:rsidRDefault="00AD397F" w:rsidP="00AD397F">
      <w:pPr>
        <w:pStyle w:val="Heading1"/>
      </w:pPr>
      <w:r w:rsidRPr="00AD397F">
        <w:t>Study Design</w:t>
      </w:r>
    </w:p>
    <w:p w14:paraId="30B6BD2E" w14:textId="58F43EE0" w:rsidR="00102D32" w:rsidRPr="008F7F84" w:rsidRDefault="00102D32" w:rsidP="003B229E">
      <w:r w:rsidRPr="008F7F84">
        <w:t xml:space="preserve">I now turn to </w:t>
      </w:r>
      <w:del w:id="142" w:author="Hannah Haynie" w:date="2025-07-02T08:26:00Z" w16du:dateUtc="2025-07-02T14:26:00Z">
        <w:r w:rsidRPr="008F7F84" w:rsidDel="004A116B">
          <w:delText xml:space="preserve">how we may understand how </w:delText>
        </w:r>
      </w:del>
      <w:r w:rsidRPr="008F7F84">
        <w:t>the Hill/Valley framework</w:t>
      </w:r>
      <w:del w:id="143" w:author="Hannah Haynie" w:date="2025-07-02T08:26:00Z" w16du:dateUtc="2025-07-02T14:26:00Z">
        <w:r w:rsidR="001C6155" w:rsidDel="004A116B">
          <w:delText xml:space="preserve"> </w:delText>
        </w:r>
        <w:r w:rsidR="00EE73B5" w:rsidRPr="00EE73B5" w:rsidDel="004A116B">
          <w:delText>—</w:delText>
        </w:r>
      </w:del>
      <w:ins w:id="144" w:author="Hannah Haynie" w:date="2025-07-02T08:26:00Z" w16du:dateUtc="2025-07-02T14:26:00Z">
        <w:r w:rsidR="004A116B">
          <w:t>,</w:t>
        </w:r>
      </w:ins>
      <w:r w:rsidRPr="008F7F84">
        <w:t xml:space="preserve"> or rather</w:t>
      </w:r>
      <w:r w:rsidR="00284AAF">
        <w:t xml:space="preserve"> </w:t>
      </w:r>
      <w:del w:id="145" w:author="Hannah Haynie" w:date="2025-07-02T08:26:00Z" w16du:dateUtc="2025-07-02T14:26:00Z">
        <w:r w:rsidR="00EE73B5" w:rsidRPr="00EE73B5" w:rsidDel="004A116B">
          <w:delText>—</w:delText>
        </w:r>
        <w:r w:rsidRPr="008F7F84" w:rsidDel="004A116B">
          <w:delText xml:space="preserve"> </w:delText>
        </w:r>
      </w:del>
      <w:r w:rsidRPr="008F7F84">
        <w:t xml:space="preserve">its associated </w:t>
      </w:r>
      <w:proofErr w:type="spellStart"/>
      <w:r w:rsidRPr="008F7F84">
        <w:t>sociogeographic</w:t>
      </w:r>
      <w:proofErr w:type="spellEnd"/>
      <w:r w:rsidRPr="008F7F84">
        <w:t xml:space="preserve"> factors</w:t>
      </w:r>
      <w:r w:rsidR="0029342D">
        <w:t>,</w:t>
      </w:r>
      <w:r w:rsidRPr="008F7F84">
        <w:t xml:space="preserve"> </w:t>
      </w:r>
      <w:ins w:id="146" w:author="Hannah Haynie" w:date="2025-07-02T08:27:00Z" w16du:dateUtc="2025-07-02T14:27:00Z">
        <w:r w:rsidR="00482B39">
          <w:t xml:space="preserve">which </w:t>
        </w:r>
      </w:ins>
      <w:r w:rsidRPr="008F7F84">
        <w:t>may account for argument coding complexity patterns in the Eastern Himalayas. To do this, I design</w:t>
      </w:r>
      <w:ins w:id="147" w:author="Hannah Haynie" w:date="2025-07-02T08:27:00Z" w16du:dateUtc="2025-07-02T14:27:00Z">
        <w:r w:rsidR="00482B39">
          <w:t>ed</w:t>
        </w:r>
      </w:ins>
      <w:r w:rsidRPr="008F7F84">
        <w:t xml:space="preserve"> a representative sample of speech communities (S3.1), </w:t>
      </w:r>
      <w:del w:id="148" w:author="Hannah Haynie" w:date="2025-07-02T08:27:00Z" w16du:dateUtc="2025-07-02T14:27:00Z">
        <w:r w:rsidRPr="008F7F84" w:rsidDel="00482B39">
          <w:delText xml:space="preserve">identify </w:delText>
        </w:r>
      </w:del>
      <w:ins w:id="149" w:author="Hannah Haynie" w:date="2025-07-02T08:27:00Z" w16du:dateUtc="2025-07-02T14:27:00Z">
        <w:r w:rsidR="00482B39" w:rsidRPr="008F7F84">
          <w:t>identif</w:t>
        </w:r>
        <w:r w:rsidR="00482B39">
          <w:t>ied</w:t>
        </w:r>
        <w:r w:rsidR="00482B39" w:rsidRPr="008F7F84">
          <w:t xml:space="preserve"> </w:t>
        </w:r>
      </w:ins>
      <w:r w:rsidRPr="008F7F84">
        <w:t xml:space="preserve">the sociocultural variables linked to Hill/Valley cultures (S3.2), and the ecological variables that underpin them (S3.3), and lastly, </w:t>
      </w:r>
      <w:del w:id="150" w:author="Hannah Haynie" w:date="2025-07-02T08:27:00Z" w16du:dateUtc="2025-07-02T14:27:00Z">
        <w:r w:rsidRPr="008F7F84" w:rsidDel="00482B39">
          <w:delText xml:space="preserve">I </w:delText>
        </w:r>
        <w:r w:rsidR="00B9028E" w:rsidDel="00482B39">
          <w:delText xml:space="preserve">discuss the operationalization </w:delText>
        </w:r>
      </w:del>
      <w:ins w:id="151" w:author="Hannah Haynie" w:date="2025-07-02T08:27:00Z" w16du:dateUtc="2025-07-02T14:27:00Z">
        <w:r w:rsidR="00482B39">
          <w:t xml:space="preserve">operationalized </w:t>
        </w:r>
      </w:ins>
      <w:r w:rsidR="00B9028E">
        <w:t>of the</w:t>
      </w:r>
      <w:r w:rsidRPr="008F7F84">
        <w:t xml:space="preserve"> measures of argument coding complexity (S3.4). </w:t>
      </w:r>
    </w:p>
    <w:p w14:paraId="6F349766" w14:textId="0B431CDC" w:rsidR="008E5538" w:rsidRDefault="008E5538" w:rsidP="008E5538">
      <w:pPr>
        <w:pStyle w:val="Heading2"/>
      </w:pPr>
      <w:r>
        <w:t>Sampling and Data Collection</w:t>
      </w:r>
    </w:p>
    <w:p w14:paraId="163F3A4F" w14:textId="74BCF3FA" w:rsidR="008E5538" w:rsidRDefault="008E5538" w:rsidP="00090842">
      <w:pPr>
        <w:rPr>
          <w:ins w:id="152" w:author="Patrick Das" w:date="2025-07-11T13:44:00Z" w16du:dateUtc="2025-07-11T08:14:00Z"/>
        </w:rPr>
      </w:pPr>
      <w:r w:rsidRPr="008F7F84">
        <w:t xml:space="preserve">The original claim by </w:t>
      </w:r>
      <w:proofErr w:type="spellStart"/>
      <w:r w:rsidRPr="008F7F84">
        <w:t>DeLancey</w:t>
      </w:r>
      <w:proofErr w:type="spellEnd"/>
      <w:r w:rsidRPr="008F7F84">
        <w:t xml:space="preserve"> (2014) on Hill and Valley societies and complexity focused on ‘Northeast India</w:t>
      </w:r>
      <w:r w:rsidR="006E1F74" w:rsidRPr="008F7F84">
        <w:t>’ and</w:t>
      </w:r>
      <w:r w:rsidRPr="008F7F84">
        <w:t xml:space="preserve"> referenced the Brahmaputra drainage (p. 61). However, many of the scholars working in this region acknowledge that ‘Northeast India’ refers to a modern-day political division, while the region of</w:t>
      </w:r>
      <w:ins w:id="153" w:author="Hannah Haynie" w:date="2025-07-02T08:27:00Z" w16du:dateUtc="2025-07-02T14:27:00Z">
        <w:r w:rsidR="00482B39">
          <w:t xml:space="preserve"> linguistic</w:t>
        </w:r>
      </w:ins>
      <w:r w:rsidRPr="008F7F84">
        <w:t xml:space="preserve"> interest is</w:t>
      </w:r>
      <w:ins w:id="154" w:author="Hannah Haynie" w:date="2025-07-02T08:28:00Z" w16du:dateUtc="2025-07-02T14:28:00Z">
        <w:r w:rsidR="00482B39">
          <w:t xml:space="preserve"> better defined as</w:t>
        </w:r>
      </w:ins>
      <w:r w:rsidRPr="008F7F84">
        <w:t xml:space="preserve"> the Eastern Himalayan Region, which contains adjacent regions in Bangladesh, Bhutan, Nepal, China and Myanmar (Konnerth et al</w:t>
      </w:r>
      <w:ins w:id="155" w:author="Hannah Haynie" w:date="2025-07-02T08:28:00Z" w16du:dateUtc="2025-07-02T14:28:00Z">
        <w:r w:rsidR="002B4157">
          <w:t>.</w:t>
        </w:r>
      </w:ins>
      <w:r w:rsidRPr="008F7F84">
        <w:t>, 2020). I define the EHR then, with reference to Post et al</w:t>
      </w:r>
      <w:ins w:id="156" w:author="Hannah Haynie" w:date="2025-07-02T08:28:00Z" w16du:dateUtc="2025-07-02T14:28:00Z">
        <w:r w:rsidR="002B4157">
          <w:t>.</w:t>
        </w:r>
      </w:ins>
      <w:r w:rsidRPr="008F7F84">
        <w:t xml:space="preserve"> (2022) who say it extends from Eastern Nepal to the Patkai range in Myanmar. Only subgroups</w:t>
      </w:r>
      <w:ins w:id="157" w:author="Patrick Das" w:date="2025-07-11T13:46:00Z" w16du:dateUtc="2025-07-11T08:16:00Z">
        <w:r w:rsidR="006861E4">
          <w:t xml:space="preserve"> of Trans-Himalayan</w:t>
        </w:r>
      </w:ins>
      <w:r w:rsidR="00AB6C20">
        <w:t xml:space="preserve"> and their </w:t>
      </w:r>
      <w:r w:rsidRPr="008F7F84">
        <w:t>members inside this region were considered.</w:t>
      </w:r>
      <w:r w:rsidR="002127FE">
        <w:t xml:space="preserve"> Thus, many subgroups with </w:t>
      </w:r>
      <w:del w:id="158" w:author="Hannah Haynie" w:date="2025-07-02T08:29:00Z" w16du:dateUtc="2025-07-02T14:29:00Z">
        <w:r w:rsidR="002127FE" w:rsidDel="002B4157">
          <w:delText xml:space="preserve">many </w:delText>
        </w:r>
      </w:del>
      <w:ins w:id="159" w:author="Hannah Haynie" w:date="2025-07-02T08:29:00Z" w16du:dateUtc="2025-07-02T14:29:00Z">
        <w:r w:rsidR="002B4157">
          <w:t xml:space="preserve">numerous </w:t>
        </w:r>
      </w:ins>
      <w:r w:rsidR="002127FE">
        <w:t xml:space="preserve">members (such as </w:t>
      </w:r>
      <w:proofErr w:type="spellStart"/>
      <w:r w:rsidR="002127FE">
        <w:t>Bodic</w:t>
      </w:r>
      <w:proofErr w:type="spellEnd"/>
      <w:r w:rsidR="002127FE">
        <w:t>) are only</w:t>
      </w:r>
      <w:r w:rsidR="00C74631">
        <w:t xml:space="preserve"> represented by a few members, as most of the</w:t>
      </w:r>
      <w:ins w:id="160" w:author="Hannah Haynie" w:date="2025-07-02T08:29:00Z" w16du:dateUtc="2025-07-02T14:29:00Z">
        <w:r w:rsidR="002B4157">
          <w:t xml:space="preserve"> daughter</w:t>
        </w:r>
      </w:ins>
      <w:r w:rsidR="00C74631">
        <w:t xml:space="preserve"> languages </w:t>
      </w:r>
      <w:del w:id="161" w:author="Hannah Haynie" w:date="2025-07-02T08:29:00Z" w16du:dateUtc="2025-07-02T14:29:00Z">
        <w:r w:rsidR="00C74631" w:rsidDel="002B4157">
          <w:delText xml:space="preserve">within it </w:delText>
        </w:r>
      </w:del>
      <w:r w:rsidR="00C74631">
        <w:t xml:space="preserve">lie outside the range of the EHR. </w:t>
      </w:r>
      <w:r w:rsidRPr="008F7F84">
        <w:t xml:space="preserve"> </w:t>
      </w:r>
    </w:p>
    <w:p w14:paraId="52F0E541" w14:textId="5BC93CCD" w:rsidR="002E33D3" w:rsidRPr="008F7F84" w:rsidDel="005808E1" w:rsidRDefault="002E33D3" w:rsidP="00090842">
      <w:pPr>
        <w:rPr>
          <w:del w:id="162" w:author="Patrick Das" w:date="2025-07-11T13:47:00Z" w16du:dateUtc="2025-07-11T08:17:00Z"/>
        </w:rPr>
      </w:pPr>
      <w:ins w:id="163" w:author="Patrick Das" w:date="2025-07-11T13:44:00Z" w16du:dateUtc="2025-07-11T08:14:00Z">
        <w:r>
          <w:t xml:space="preserve">This study looks at </w:t>
        </w:r>
        <w:r w:rsidR="00FD35CC">
          <w:t xml:space="preserve">32 languages from all major subgroups of Trans-Himalayan that are </w:t>
        </w:r>
      </w:ins>
      <w:ins w:id="164" w:author="Patrick Das" w:date="2025-07-11T13:48:00Z" w16du:dateUtc="2025-07-11T08:18:00Z">
        <w:r w:rsidR="008F4810">
          <w:t>present in</w:t>
        </w:r>
      </w:ins>
      <w:ins w:id="165" w:author="Patrick Das" w:date="2025-07-11T13:44:00Z" w16du:dateUtc="2025-07-11T08:14:00Z">
        <w:r w:rsidR="00FD35CC">
          <w:t xml:space="preserve"> the EHR</w:t>
        </w:r>
        <w:r w:rsidR="00334D1E">
          <w:t xml:space="preserve">. The languages were selected </w:t>
        </w:r>
      </w:ins>
      <w:ins w:id="166" w:author="Patrick Das" w:date="2025-07-11T13:46:00Z" w16du:dateUtc="2025-07-11T08:16:00Z">
        <w:r w:rsidR="006861E4">
          <w:t xml:space="preserve">by convenience of finding </w:t>
        </w:r>
      </w:ins>
      <w:ins w:id="167" w:author="Patrick Das" w:date="2025-07-11T13:45:00Z" w16du:dateUtc="2025-07-11T08:15:00Z">
        <w:r w:rsidR="00334D1E">
          <w:t xml:space="preserve">linguistic description and ethnographic description that would enable full coding of all features. </w:t>
        </w:r>
        <w:r w:rsidR="006861E4">
          <w:t xml:space="preserve">However, </w:t>
        </w:r>
      </w:ins>
      <w:ins w:id="168" w:author="Patrick Das" w:date="2025-07-11T13:46:00Z" w16du:dateUtc="2025-07-11T08:16:00Z">
        <w:r w:rsidR="006861E4">
          <w:t xml:space="preserve">I aimed for maximal genealogical distance when sampling within a subgroup, </w:t>
        </w:r>
        <w:r w:rsidR="005808E1">
          <w:t xml:space="preserve">following the </w:t>
        </w:r>
      </w:ins>
      <w:ins w:id="169" w:author="Patrick Das" w:date="2025-07-11T13:47:00Z" w16du:dateUtc="2025-07-11T08:17:00Z">
        <w:r w:rsidR="005808E1">
          <w:t xml:space="preserve">genealogy in </w:t>
        </w:r>
      </w:ins>
    </w:p>
    <w:p w14:paraId="4E1832EA" w14:textId="7E0A1882" w:rsidR="003E5145" w:rsidRPr="008F7F84" w:rsidRDefault="008E5538" w:rsidP="00090842">
      <w:del w:id="170" w:author="Patrick Das" w:date="2025-07-11T13:47:00Z" w16du:dateUtc="2025-07-11T08:17:00Z">
        <w:r w:rsidRPr="008F7F84" w:rsidDel="005808E1">
          <w:delText xml:space="preserve">For Trans-Himalayan, I used </w:delText>
        </w:r>
      </w:del>
      <w:r w:rsidRPr="008F7F84">
        <w:t>Glottolog (Hammarstrom et al</w:t>
      </w:r>
      <w:ins w:id="171" w:author="Hannah Haynie" w:date="2025-07-02T08:28:00Z" w16du:dateUtc="2025-07-02T14:28:00Z">
        <w:r w:rsidR="002B4157">
          <w:t>.</w:t>
        </w:r>
      </w:ins>
      <w:r w:rsidRPr="008F7F84">
        <w:t xml:space="preserve">, 2024) as </w:t>
      </w:r>
      <w:del w:id="172" w:author="Hannah Haynie" w:date="2025-07-02T08:29:00Z" w16du:dateUtc="2025-07-02T14:29:00Z">
        <w:r w:rsidRPr="008F7F84" w:rsidDel="002B4157">
          <w:delText xml:space="preserve">the </w:delText>
        </w:r>
      </w:del>
      <w:ins w:id="173" w:author="Hannah Haynie" w:date="2025-07-02T08:29:00Z" w16du:dateUtc="2025-07-02T14:29:00Z">
        <w:del w:id="174" w:author="Patrick Das" w:date="2025-07-11T13:47:00Z" w16du:dateUtc="2025-07-11T08:17:00Z">
          <w:r w:rsidR="002B4157" w:rsidDel="005808E1">
            <w:delText xml:space="preserve">an approximation of </w:delText>
          </w:r>
        </w:del>
        <w:r w:rsidR="002B4157">
          <w:t>a</w:t>
        </w:r>
        <w:r w:rsidR="002B4157" w:rsidRPr="008F7F84">
          <w:t xml:space="preserve"> </w:t>
        </w:r>
      </w:ins>
      <w:r w:rsidRPr="008F7F84">
        <w:t>consensus view amid divergent opinions on Trans-Himalayan phylogeny.</w:t>
      </w:r>
      <w:del w:id="175" w:author="Patrick Das" w:date="2025-07-11T13:48:00Z" w16du:dateUtc="2025-07-11T08:18:00Z">
        <w:r w:rsidRPr="008F7F84" w:rsidDel="008F4810">
          <w:delText xml:space="preserve"> I sampled languages proportionally, selecting at least one language for </w:delText>
        </w:r>
        <w:commentRangeStart w:id="176"/>
        <w:r w:rsidRPr="008F7F84" w:rsidDel="008F4810">
          <w:delText xml:space="preserve">every 5 languages in the subfamily. </w:delText>
        </w:r>
        <w:commentRangeEnd w:id="176"/>
        <w:r w:rsidR="002B4157" w:rsidDel="008F4810">
          <w:rPr>
            <w:rStyle w:val="CommentReference"/>
          </w:rPr>
          <w:commentReference w:id="176"/>
        </w:r>
        <w:r w:rsidRPr="008F7F84" w:rsidDel="008F4810">
          <w:delText>This is a convenience sample (Bakker, 2015), but I aimed for maximal genealogical distance when sampling within a subgroup, selecting from different branches where possible</w:delText>
        </w:r>
      </w:del>
      <w:ins w:id="177" w:author="Hannah Haynie" w:date="2025-07-02T08:30:00Z" w16du:dateUtc="2025-07-02T14:30:00Z">
        <w:del w:id="178" w:author="Patrick Das" w:date="2025-07-11T13:48:00Z" w16du:dateUtc="2025-07-11T08:18:00Z">
          <w:r w:rsidR="002B4157" w:rsidDel="008F4810">
            <w:delText>, based on documentation</w:delText>
          </w:r>
        </w:del>
      </w:ins>
      <w:del w:id="179" w:author="Patrick Das" w:date="2025-07-11T13:48:00Z" w16du:dateUtc="2025-07-11T08:18:00Z">
        <w:r w:rsidRPr="008F7F84" w:rsidDel="008F4810">
          <w:delText xml:space="preserve">. </w:delText>
        </w:r>
        <w:r w:rsidR="006E233B" w:rsidDel="008F4810">
          <w:delText>After selecting languages</w:delText>
        </w:r>
      </w:del>
      <w:ins w:id="180" w:author="Hannah Haynie" w:date="2025-07-02T08:30:00Z" w16du:dateUtc="2025-07-02T14:30:00Z">
        <w:del w:id="181" w:author="Patrick Das" w:date="2025-07-11T13:48:00Z" w16du:dateUtc="2025-07-11T08:18:00Z">
          <w:r w:rsidR="002B4157" w:rsidRPr="002B4157" w:rsidDel="008F4810">
            <w:delText xml:space="preserve"> </w:delText>
          </w:r>
          <w:r w:rsidR="002B4157" w:rsidDel="008F4810">
            <w:delText>which had adequate linguistic sources</w:delText>
          </w:r>
        </w:del>
      </w:ins>
      <w:del w:id="182" w:author="Patrick Das" w:date="2025-07-11T13:48:00Z" w16du:dateUtc="2025-07-11T08:18:00Z">
        <w:r w:rsidR="006E233B" w:rsidDel="008F4810">
          <w:delText xml:space="preserve"> in this way</w:delText>
        </w:r>
      </w:del>
      <w:ins w:id="183" w:author="Hannah Haynie" w:date="2025-07-02T08:30:00Z" w16du:dateUtc="2025-07-02T14:30:00Z">
        <w:del w:id="184" w:author="Patrick Das" w:date="2025-07-11T13:48:00Z" w16du:dateUtc="2025-07-11T08:18:00Z">
          <w:r w:rsidR="002B4157" w:rsidDel="008F4810">
            <w:delText>,</w:delText>
          </w:r>
        </w:del>
      </w:ins>
      <w:del w:id="185" w:author="Patrick Das" w:date="2025-07-11T13:48:00Z" w16du:dateUtc="2025-07-11T08:18:00Z">
        <w:r w:rsidR="006E233B" w:rsidDel="008F4810">
          <w:delText xml:space="preserve"> which had adequate linguistic sources, I excluded languages where adequate sociocultural/ethnographic sources were not available to determine Hill/Valley classification – this yields a total </w:delText>
        </w:r>
        <w:r w:rsidRPr="008F7F84" w:rsidDel="008F4810">
          <w:delText xml:space="preserve">of 32 languages in the current sample (Table </w:delText>
        </w:r>
        <w:r w:rsidR="003E5145" w:rsidDel="008F4810">
          <w:delText>1</w:delText>
        </w:r>
        <w:r w:rsidRPr="008F7F84" w:rsidDel="008F4810">
          <w:delText>).</w:delText>
        </w:r>
      </w:del>
      <w:r w:rsidR="004649E1">
        <w:t xml:space="preserve"> </w:t>
      </w:r>
      <w:ins w:id="186" w:author="Patrick Das" w:date="2025-07-11T15:08:00Z" w16du:dateUtc="2025-07-11T09:38:00Z">
        <w:r w:rsidR="00482DBF">
          <w:t>Additionally, to control for the imb</w:t>
        </w:r>
      </w:ins>
      <w:ins w:id="187" w:author="Patrick Das" w:date="2025-07-11T15:09:00Z" w16du:dateUtc="2025-07-11T09:39:00Z">
        <w:r w:rsidR="00482DBF">
          <w:t xml:space="preserve">alances in sampling, subgroup is also used as a random effect in all statistical analyses. </w:t>
        </w:r>
      </w:ins>
      <w:r w:rsidR="00A1104A">
        <w:t xml:space="preserve">The full list of languages with their </w:t>
      </w:r>
      <w:del w:id="188" w:author="Patrick Das" w:date="2025-07-11T15:10:00Z" w16du:dateUtc="2025-07-11T09:40:00Z">
        <w:r w:rsidR="00A1104A" w:rsidDel="00BC6501">
          <w:delText>sources is available in</w:delText>
        </w:r>
      </w:del>
      <w:ins w:id="189" w:author="Patrick Das" w:date="2025-07-11T15:10:00Z" w16du:dateUtc="2025-07-11T09:40:00Z">
        <w:r w:rsidR="00BC6501">
          <w:t>subfamily is given below in Table 1.</w:t>
        </w:r>
      </w:ins>
      <w:del w:id="190" w:author="Patrick Das" w:date="2025-07-11T15:10:00Z" w16du:dateUtc="2025-07-11T09:40:00Z">
        <w:r w:rsidR="00A1104A" w:rsidDel="00BC6501">
          <w:delText xml:space="preserve"> </w:delText>
        </w:r>
        <w:commentRangeStart w:id="191"/>
        <w:r w:rsidR="00A1104A" w:rsidDel="00BC6501">
          <w:delText>Append</w:delText>
        </w:r>
      </w:del>
      <w:del w:id="192" w:author="Patrick Das" w:date="2025-07-11T15:11:00Z" w16du:dateUtc="2025-07-11T09:41:00Z">
        <w:r w:rsidR="00A1104A" w:rsidDel="00BC6501">
          <w:delText>ix A</w:delText>
        </w:r>
      </w:del>
      <w:commentRangeEnd w:id="191"/>
      <w:r w:rsidR="002B4157">
        <w:rPr>
          <w:rStyle w:val="CommentReference"/>
        </w:rPr>
        <w:commentReference w:id="191"/>
      </w:r>
      <w:del w:id="193" w:author="Patrick Das" w:date="2025-07-11T15:11:00Z" w16du:dateUtc="2025-07-11T09:41:00Z">
        <w:r w:rsidR="00A1104A" w:rsidDel="00BC6501">
          <w:delText xml:space="preserve">. </w:delText>
        </w:r>
      </w:del>
    </w:p>
    <w:p w14:paraId="686A9774" w14:textId="499AD494" w:rsidR="00822ADF" w:rsidDel="00482DBF" w:rsidRDefault="00822ADF" w:rsidP="00822ADF">
      <w:pPr>
        <w:pStyle w:val="Caption"/>
        <w:keepNext/>
        <w:rPr>
          <w:del w:id="194" w:author="Patrick Das" w:date="2025-07-11T15:09:00Z" w16du:dateUtc="2025-07-11T09:39:00Z"/>
        </w:rPr>
      </w:pPr>
      <w:del w:id="195" w:author="Patrick Das" w:date="2025-07-11T15:09:00Z" w16du:dateUtc="2025-07-11T09:39:00Z">
        <w:r w:rsidDel="00482DBF">
          <w:delText xml:space="preserve">Table </w:delText>
        </w:r>
      </w:del>
      <w:del w:id="196" w:author="Patrick Das" w:date="2025-07-11T14:16:00Z" w16du:dateUtc="2025-07-11T08:46:00Z">
        <w:r w:rsidR="00A859F7" w:rsidDel="00C136B1">
          <w:rPr>
            <w:i w:val="0"/>
            <w:iCs w:val="0"/>
          </w:rPr>
          <w:fldChar w:fldCharType="begin"/>
        </w:r>
        <w:r w:rsidR="00A859F7" w:rsidDel="00C136B1">
          <w:delInstrText xml:space="preserve"> SEQ Table \* ARABIC </w:delInstrText>
        </w:r>
        <w:r w:rsidR="00A859F7" w:rsidDel="00C136B1">
          <w:rPr>
            <w:i w:val="0"/>
            <w:iCs w:val="0"/>
          </w:rPr>
          <w:fldChar w:fldCharType="separate"/>
        </w:r>
        <w:r w:rsidR="00C136B1" w:rsidDel="00C136B1">
          <w:rPr>
            <w:noProof/>
          </w:rPr>
          <w:delText>1</w:delText>
        </w:r>
        <w:r w:rsidR="00A859F7" w:rsidDel="00C136B1">
          <w:rPr>
            <w:i w:val="0"/>
            <w:iCs w:val="0"/>
            <w:noProof/>
          </w:rPr>
          <w:fldChar w:fldCharType="end"/>
        </w:r>
      </w:del>
      <w:del w:id="197" w:author="Patrick Das" w:date="2025-07-11T15:09:00Z" w16du:dateUtc="2025-07-11T09:39:00Z">
        <w:r w:rsidDel="00482DBF">
          <w:delText xml:space="preserve">: </w:delText>
        </w:r>
        <w:r w:rsidRPr="00000724" w:rsidDel="00482DBF">
          <w:delText>List of languages sampled, with their subfamily affiliation. No. of languages in subfamily given in brackets. Note</w:delText>
        </w:r>
        <w:r w:rsidDel="00482DBF">
          <w:delText xml:space="preserve"> </w:delText>
        </w:r>
        <w:r w:rsidRPr="00000724" w:rsidDel="00482DBF">
          <w:delText>that not all members of subfamily are present in EHR.</w:delText>
        </w:r>
      </w:del>
    </w:p>
    <w:tbl>
      <w:tblPr>
        <w:tblStyle w:val="TableGrid"/>
        <w:tblW w:w="0" w:type="auto"/>
        <w:tblLook w:val="04A0" w:firstRow="1" w:lastRow="0" w:firstColumn="1" w:lastColumn="0" w:noHBand="0" w:noVBand="1"/>
      </w:tblPr>
      <w:tblGrid>
        <w:gridCol w:w="4675"/>
        <w:gridCol w:w="4675"/>
      </w:tblGrid>
      <w:tr w:rsidR="003E5145" w:rsidDel="00482DBF" w14:paraId="4F3187C9" w14:textId="512B3150">
        <w:trPr>
          <w:del w:id="198" w:author="Patrick Das" w:date="2025-07-11T15:09:00Z"/>
        </w:trPr>
        <w:tc>
          <w:tcPr>
            <w:tcW w:w="4675" w:type="dxa"/>
          </w:tcPr>
          <w:p w14:paraId="2ADC67D4" w14:textId="0299D599" w:rsidR="003E5145" w:rsidDel="00482DBF" w:rsidRDefault="00BC6501" w:rsidP="00090842">
            <w:pPr>
              <w:rPr>
                <w:del w:id="199" w:author="Patrick Das" w:date="2025-07-11T15:09:00Z" w16du:dateUtc="2025-07-11T09:39:00Z"/>
              </w:rPr>
            </w:pPr>
            <w:ins w:id="200" w:author="Patrick Das" w:date="2025-07-11T15:11:00Z" w16du:dateUtc="2025-07-11T09:41:00Z">
              <w:r>
                <w:t xml:space="preserve">   </w:t>
              </w:r>
            </w:ins>
            <w:del w:id="201" w:author="Patrick Das" w:date="2025-07-11T15:09:00Z" w16du:dateUtc="2025-07-11T09:39:00Z">
              <w:r w:rsidR="003E5145" w:rsidDel="00482DBF">
                <w:delText>Languages</w:delText>
              </w:r>
            </w:del>
          </w:p>
        </w:tc>
        <w:tc>
          <w:tcPr>
            <w:tcW w:w="4675" w:type="dxa"/>
          </w:tcPr>
          <w:p w14:paraId="6487F792" w14:textId="45BBD019" w:rsidR="003E5145" w:rsidDel="00482DBF" w:rsidRDefault="003E5145" w:rsidP="00090842">
            <w:pPr>
              <w:rPr>
                <w:del w:id="202" w:author="Patrick Das" w:date="2025-07-11T15:09:00Z" w16du:dateUtc="2025-07-11T09:39:00Z"/>
              </w:rPr>
            </w:pPr>
            <w:del w:id="203" w:author="Patrick Das" w:date="2025-07-11T15:09:00Z" w16du:dateUtc="2025-07-11T09:39:00Z">
              <w:r w:rsidDel="00482DBF">
                <w:delText>Subfamily (N of subfamily)</w:delText>
              </w:r>
            </w:del>
          </w:p>
        </w:tc>
      </w:tr>
      <w:tr w:rsidR="003E5145" w:rsidDel="00F41FF8" w14:paraId="4EEE3175" w14:textId="5282160E">
        <w:trPr>
          <w:del w:id="204" w:author="Patrick Das" w:date="2025-07-11T13:50:00Z"/>
        </w:trPr>
        <w:tc>
          <w:tcPr>
            <w:tcW w:w="4675" w:type="dxa"/>
          </w:tcPr>
          <w:p w14:paraId="3A330B80" w14:textId="163CED60" w:rsidR="003E5145" w:rsidDel="00F41FF8" w:rsidRDefault="00CB5670" w:rsidP="00090842">
            <w:pPr>
              <w:rPr>
                <w:del w:id="205" w:author="Patrick Das" w:date="2025-07-11T13:50:00Z" w16du:dateUtc="2025-07-11T08:20:00Z"/>
              </w:rPr>
            </w:pPr>
            <w:del w:id="206" w:author="Patrick Das" w:date="2025-07-11T13:50:00Z" w16du:dateUtc="2025-07-11T08:20:00Z">
              <w:r w:rsidRPr="00CB5670" w:rsidDel="00F41FF8">
                <w:delText xml:space="preserve">Hills Karbi, </w:delText>
              </w:r>
              <w:r w:rsidR="00AC7CC3" w:rsidDel="00F41FF8">
                <w:delText>Meitei</w:delText>
              </w:r>
              <w:r w:rsidRPr="00CB5670" w:rsidDel="00F41FF8">
                <w:delText>, Ao Naga, Angami, Suansu, Zeme, Mizo, Thado Chin, Daai Chin, Lamkang</w:delText>
              </w:r>
            </w:del>
          </w:p>
        </w:tc>
        <w:tc>
          <w:tcPr>
            <w:tcW w:w="4675" w:type="dxa"/>
          </w:tcPr>
          <w:p w14:paraId="534D1367" w14:textId="5DC465CB" w:rsidR="003E5145" w:rsidDel="00F41FF8" w:rsidRDefault="00DD2A30" w:rsidP="00090842">
            <w:pPr>
              <w:rPr>
                <w:del w:id="207" w:author="Patrick Das" w:date="2025-07-11T13:50:00Z" w16du:dateUtc="2025-07-11T08:20:00Z"/>
              </w:rPr>
            </w:pPr>
            <w:del w:id="208" w:author="Patrick Das" w:date="2025-07-11T13:50:00Z" w16du:dateUtc="2025-07-11T08:20:00Z">
              <w:r w:rsidRPr="00DD2A30" w:rsidDel="00F41FF8">
                <w:delText>Kuki-Chin-Naga</w:delText>
              </w:r>
              <w:r w:rsidDel="00F41FF8">
                <w:delText xml:space="preserve"> </w:delText>
              </w:r>
              <w:r w:rsidR="009F1FAC" w:rsidDel="00F41FF8">
                <w:delText>(93)</w:delText>
              </w:r>
            </w:del>
          </w:p>
        </w:tc>
      </w:tr>
      <w:tr w:rsidR="003E5145" w:rsidDel="00F41FF8" w14:paraId="09B2C023" w14:textId="3069656A">
        <w:trPr>
          <w:del w:id="209" w:author="Patrick Das" w:date="2025-07-11T13:50:00Z"/>
        </w:trPr>
        <w:tc>
          <w:tcPr>
            <w:tcW w:w="4675" w:type="dxa"/>
          </w:tcPr>
          <w:p w14:paraId="22EC2395" w14:textId="2A31D1B2" w:rsidR="003E5145" w:rsidDel="00F41FF8" w:rsidRDefault="00F6739E" w:rsidP="00090842">
            <w:pPr>
              <w:rPr>
                <w:del w:id="210" w:author="Patrick Das" w:date="2025-07-11T13:50:00Z" w16du:dateUtc="2025-07-11T08:20:00Z"/>
              </w:rPr>
            </w:pPr>
            <w:del w:id="211" w:author="Patrick Das" w:date="2025-07-11T13:50:00Z" w16du:dateUtc="2025-07-11T08:20:00Z">
              <w:r w:rsidRPr="00F6739E" w:rsidDel="00F41FF8">
                <w:delText>Rabha, Bodo-Mech, Garo, Tiwa, Turung, Khiamniungan, Hakhun Tangsa</w:delText>
              </w:r>
            </w:del>
          </w:p>
        </w:tc>
        <w:tc>
          <w:tcPr>
            <w:tcW w:w="4675" w:type="dxa"/>
          </w:tcPr>
          <w:p w14:paraId="581DC8F2" w14:textId="64D73DC4" w:rsidR="003E5145" w:rsidDel="00F41FF8" w:rsidRDefault="00DD2A30" w:rsidP="00090842">
            <w:pPr>
              <w:rPr>
                <w:del w:id="212" w:author="Patrick Das" w:date="2025-07-11T13:50:00Z" w16du:dateUtc="2025-07-11T08:20:00Z"/>
              </w:rPr>
            </w:pPr>
            <w:del w:id="213" w:author="Patrick Das" w:date="2025-07-11T13:50:00Z" w16du:dateUtc="2025-07-11T08:20:00Z">
              <w:r w:rsidRPr="00DD2A30" w:rsidDel="00F41FF8">
                <w:delText>Sal (Brahmaputran)</w:delText>
              </w:r>
              <w:r w:rsidR="009F1FAC" w:rsidDel="00F41FF8">
                <w:delText xml:space="preserve"> (42)</w:delText>
              </w:r>
            </w:del>
          </w:p>
        </w:tc>
      </w:tr>
      <w:tr w:rsidR="003E5145" w:rsidDel="00F41FF8" w14:paraId="43E1612A" w14:textId="521802D9">
        <w:trPr>
          <w:del w:id="214" w:author="Patrick Das" w:date="2025-07-11T13:50:00Z"/>
        </w:trPr>
        <w:tc>
          <w:tcPr>
            <w:tcW w:w="4675" w:type="dxa"/>
          </w:tcPr>
          <w:p w14:paraId="2981B87C" w14:textId="658A4397" w:rsidR="003E5145" w:rsidDel="00F41FF8" w:rsidRDefault="00F6739E" w:rsidP="00090842">
            <w:pPr>
              <w:rPr>
                <w:del w:id="215" w:author="Patrick Das" w:date="2025-07-11T13:50:00Z" w16du:dateUtc="2025-07-11T08:20:00Z"/>
              </w:rPr>
            </w:pPr>
            <w:del w:id="216" w:author="Patrick Das" w:date="2025-07-11T13:50:00Z" w16du:dateUtc="2025-07-11T08:20:00Z">
              <w:r w:rsidRPr="00F6739E" w:rsidDel="00F41FF8">
                <w:delText>Tamangic, Tibetan, Bjokapakha, Brokpa/Brokpake</w:delText>
              </w:r>
            </w:del>
          </w:p>
        </w:tc>
        <w:tc>
          <w:tcPr>
            <w:tcW w:w="4675" w:type="dxa"/>
          </w:tcPr>
          <w:p w14:paraId="708F489B" w14:textId="5C235245" w:rsidR="003E5145" w:rsidDel="00F41FF8" w:rsidRDefault="00DD2A30" w:rsidP="00DD2A30">
            <w:pPr>
              <w:rPr>
                <w:del w:id="217" w:author="Patrick Das" w:date="2025-07-11T13:50:00Z" w16du:dateUtc="2025-07-11T08:20:00Z"/>
              </w:rPr>
            </w:pPr>
            <w:del w:id="218" w:author="Patrick Das" w:date="2025-07-11T13:50:00Z" w16du:dateUtc="2025-07-11T08:20:00Z">
              <w:r w:rsidDel="00F41FF8">
                <w:delText>Bodic</w:delText>
              </w:r>
              <w:r w:rsidR="009F1FAC" w:rsidDel="00F41FF8">
                <w:delText xml:space="preserve"> (</w:delText>
              </w:r>
              <w:r w:rsidR="006E1152" w:rsidDel="00F41FF8">
                <w:delText>84)</w:delText>
              </w:r>
            </w:del>
          </w:p>
        </w:tc>
      </w:tr>
      <w:tr w:rsidR="003E5145" w:rsidDel="00F41FF8" w14:paraId="476C4666" w14:textId="6072E97A">
        <w:trPr>
          <w:del w:id="219" w:author="Patrick Das" w:date="2025-07-11T13:50:00Z"/>
        </w:trPr>
        <w:tc>
          <w:tcPr>
            <w:tcW w:w="4675" w:type="dxa"/>
          </w:tcPr>
          <w:p w14:paraId="38594FAA" w14:textId="6325AD70" w:rsidR="003E5145" w:rsidDel="00F41FF8" w:rsidRDefault="00F6739E" w:rsidP="00090842">
            <w:pPr>
              <w:rPr>
                <w:del w:id="220" w:author="Patrick Das" w:date="2025-07-11T13:50:00Z" w16du:dateUtc="2025-07-11T08:20:00Z"/>
              </w:rPr>
            </w:pPr>
            <w:del w:id="221" w:author="Patrick Das" w:date="2025-07-11T13:50:00Z" w16du:dateUtc="2025-07-11T08:20:00Z">
              <w:r w:rsidRPr="00F6739E" w:rsidDel="00F41FF8">
                <w:delText>Bori-Karko, Galo, Milang, Mising</w:delText>
              </w:r>
            </w:del>
          </w:p>
        </w:tc>
        <w:tc>
          <w:tcPr>
            <w:tcW w:w="4675" w:type="dxa"/>
          </w:tcPr>
          <w:p w14:paraId="55520A91" w14:textId="541FBBC2" w:rsidR="003E5145" w:rsidDel="00F41FF8" w:rsidRDefault="00DD2A30" w:rsidP="00090842">
            <w:pPr>
              <w:rPr>
                <w:del w:id="222" w:author="Patrick Das" w:date="2025-07-11T13:50:00Z" w16du:dateUtc="2025-07-11T08:20:00Z"/>
              </w:rPr>
            </w:pPr>
            <w:del w:id="223" w:author="Patrick Das" w:date="2025-07-11T13:50:00Z" w16du:dateUtc="2025-07-11T08:20:00Z">
              <w:r w:rsidDel="00F41FF8">
                <w:delText>Macro-Tani</w:delText>
              </w:r>
              <w:r w:rsidR="006E1152" w:rsidDel="00F41FF8">
                <w:delText xml:space="preserve"> (12)</w:delText>
              </w:r>
            </w:del>
          </w:p>
        </w:tc>
      </w:tr>
      <w:tr w:rsidR="003E5145" w:rsidDel="00F41FF8" w14:paraId="1FDFD72B" w14:textId="32EC6A1C">
        <w:trPr>
          <w:del w:id="224" w:author="Patrick Das" w:date="2025-07-11T13:50:00Z"/>
        </w:trPr>
        <w:tc>
          <w:tcPr>
            <w:tcW w:w="4675" w:type="dxa"/>
          </w:tcPr>
          <w:p w14:paraId="1FD59C36" w14:textId="7C58B9CE" w:rsidR="003E5145" w:rsidDel="00F41FF8" w:rsidRDefault="00F6739E" w:rsidP="00090842">
            <w:pPr>
              <w:rPr>
                <w:del w:id="225" w:author="Patrick Das" w:date="2025-07-11T13:50:00Z" w16du:dateUtc="2025-07-11T08:20:00Z"/>
              </w:rPr>
            </w:pPr>
            <w:del w:id="226" w:author="Patrick Das" w:date="2025-07-11T13:50:00Z" w16du:dateUtc="2025-07-11T08:20:00Z">
              <w:r w:rsidRPr="00F6739E" w:rsidDel="00F41FF8">
                <w:delText>Limbu, Lepcha</w:delText>
              </w:r>
            </w:del>
          </w:p>
        </w:tc>
        <w:tc>
          <w:tcPr>
            <w:tcW w:w="4675" w:type="dxa"/>
          </w:tcPr>
          <w:p w14:paraId="60D67F55" w14:textId="1650C042" w:rsidR="003E5145" w:rsidDel="00F41FF8" w:rsidRDefault="00DD2A30" w:rsidP="00090842">
            <w:pPr>
              <w:rPr>
                <w:del w:id="227" w:author="Patrick Das" w:date="2025-07-11T13:50:00Z" w16du:dateUtc="2025-07-11T08:20:00Z"/>
              </w:rPr>
            </w:pPr>
            <w:del w:id="228" w:author="Patrick Das" w:date="2025-07-11T13:50:00Z" w16du:dateUtc="2025-07-11T08:20:00Z">
              <w:r w:rsidDel="00F41FF8">
                <w:delText>Himalayish</w:delText>
              </w:r>
              <w:r w:rsidR="004649E1" w:rsidDel="00F41FF8">
                <w:delText xml:space="preserve"> (44)</w:delText>
              </w:r>
            </w:del>
          </w:p>
        </w:tc>
      </w:tr>
      <w:tr w:rsidR="00DD2A30" w:rsidDel="00F41FF8" w14:paraId="22830B21" w14:textId="468F57C6">
        <w:trPr>
          <w:del w:id="229" w:author="Patrick Das" w:date="2025-07-11T13:50:00Z"/>
        </w:trPr>
        <w:tc>
          <w:tcPr>
            <w:tcW w:w="4675" w:type="dxa"/>
          </w:tcPr>
          <w:p w14:paraId="1F05DC42" w14:textId="32F3935B" w:rsidR="00DD2A30" w:rsidDel="00F41FF8" w:rsidRDefault="00EA4A6C" w:rsidP="00090842">
            <w:pPr>
              <w:rPr>
                <w:del w:id="230" w:author="Patrick Das" w:date="2025-07-11T13:50:00Z" w16du:dateUtc="2025-07-11T08:20:00Z"/>
              </w:rPr>
            </w:pPr>
            <w:del w:id="231" w:author="Patrick Das" w:date="2025-07-11T13:50:00Z" w16du:dateUtc="2025-07-11T08:20:00Z">
              <w:r w:rsidRPr="00EA4A6C" w:rsidDel="00F41FF8">
                <w:delText>Kera'a</w:delText>
              </w:r>
              <w:r w:rsidDel="00F41FF8">
                <w:delText xml:space="preserve"> </w:delText>
              </w:r>
            </w:del>
          </w:p>
        </w:tc>
        <w:tc>
          <w:tcPr>
            <w:tcW w:w="4675" w:type="dxa"/>
          </w:tcPr>
          <w:p w14:paraId="3EDF95CF" w14:textId="4268B909" w:rsidR="00DD2A30" w:rsidDel="00F41FF8" w:rsidRDefault="00DD2A30" w:rsidP="00090842">
            <w:pPr>
              <w:rPr>
                <w:del w:id="232" w:author="Patrick Das" w:date="2025-07-11T13:50:00Z" w16du:dateUtc="2025-07-11T08:20:00Z"/>
              </w:rPr>
            </w:pPr>
            <w:del w:id="233" w:author="Patrick Das" w:date="2025-07-11T13:50:00Z" w16du:dateUtc="2025-07-11T08:20:00Z">
              <w:r w:rsidDel="00F41FF8">
                <w:delText>Digarish</w:delText>
              </w:r>
              <w:r w:rsidR="00C938EC" w:rsidDel="00F41FF8">
                <w:delText xml:space="preserve"> (2)</w:delText>
              </w:r>
            </w:del>
          </w:p>
        </w:tc>
      </w:tr>
      <w:tr w:rsidR="00DD2A30" w:rsidDel="00F41FF8" w14:paraId="432069CE" w14:textId="0A197A9E">
        <w:trPr>
          <w:del w:id="234" w:author="Patrick Das" w:date="2025-07-11T13:50:00Z"/>
        </w:trPr>
        <w:tc>
          <w:tcPr>
            <w:tcW w:w="4675" w:type="dxa"/>
          </w:tcPr>
          <w:p w14:paraId="184EBE2B" w14:textId="6D37CAB1" w:rsidR="00DD2A30" w:rsidDel="00F41FF8" w:rsidRDefault="008A2A23" w:rsidP="00090842">
            <w:pPr>
              <w:rPr>
                <w:del w:id="235" w:author="Patrick Das" w:date="2025-07-11T13:50:00Z" w16du:dateUtc="2025-07-11T08:20:00Z"/>
              </w:rPr>
            </w:pPr>
            <w:del w:id="236" w:author="Patrick Das" w:date="2025-07-11T13:50:00Z" w16du:dateUtc="2025-07-11T08:20:00Z">
              <w:r w:rsidDel="00F41FF8">
                <w:delText>Hrusso Aka</w:delText>
              </w:r>
            </w:del>
          </w:p>
        </w:tc>
        <w:tc>
          <w:tcPr>
            <w:tcW w:w="4675" w:type="dxa"/>
          </w:tcPr>
          <w:p w14:paraId="1FE22E8C" w14:textId="07D8253E" w:rsidR="00DD2A30" w:rsidDel="00F41FF8" w:rsidRDefault="00DD2A30" w:rsidP="00090842">
            <w:pPr>
              <w:rPr>
                <w:del w:id="237" w:author="Patrick Das" w:date="2025-07-11T13:50:00Z" w16du:dateUtc="2025-07-11T08:20:00Z"/>
              </w:rPr>
            </w:pPr>
            <w:del w:id="238" w:author="Patrick Das" w:date="2025-07-11T13:50:00Z" w16du:dateUtc="2025-07-11T08:20:00Z">
              <w:r w:rsidDel="00F41FF8">
                <w:delText>Hruso</w:delText>
              </w:r>
              <w:r w:rsidR="00C938EC" w:rsidDel="00F41FF8">
                <w:rPr>
                  <w:rStyle w:val="FootnoteReference"/>
                </w:rPr>
                <w:footnoteReference w:id="2"/>
              </w:r>
              <w:r w:rsidR="00C938EC" w:rsidDel="00F41FF8">
                <w:delText xml:space="preserve"> (1)</w:delText>
              </w:r>
            </w:del>
          </w:p>
        </w:tc>
      </w:tr>
      <w:tr w:rsidR="00DD2A30" w:rsidDel="00F41FF8" w14:paraId="1FD74016" w14:textId="030F3744">
        <w:trPr>
          <w:del w:id="241" w:author="Patrick Das" w:date="2025-07-11T13:50:00Z"/>
        </w:trPr>
        <w:tc>
          <w:tcPr>
            <w:tcW w:w="4675" w:type="dxa"/>
          </w:tcPr>
          <w:p w14:paraId="4D87DF79" w14:textId="2061D0EE" w:rsidR="00DD2A30" w:rsidDel="00F41FF8" w:rsidRDefault="008A2A23" w:rsidP="00090842">
            <w:pPr>
              <w:rPr>
                <w:del w:id="242" w:author="Patrick Das" w:date="2025-07-11T13:50:00Z" w16du:dateUtc="2025-07-11T08:20:00Z"/>
              </w:rPr>
            </w:pPr>
            <w:del w:id="243" w:author="Patrick Das" w:date="2025-07-11T13:50:00Z" w16du:dateUtc="2025-07-11T08:20:00Z">
              <w:r w:rsidDel="00F41FF8">
                <w:delText>Puroik</w:delText>
              </w:r>
            </w:del>
          </w:p>
        </w:tc>
        <w:tc>
          <w:tcPr>
            <w:tcW w:w="4675" w:type="dxa"/>
          </w:tcPr>
          <w:p w14:paraId="7095046A" w14:textId="2C563A81" w:rsidR="00DD2A30" w:rsidDel="00F41FF8" w:rsidRDefault="00DD2A30" w:rsidP="00090842">
            <w:pPr>
              <w:rPr>
                <w:del w:id="244" w:author="Patrick Das" w:date="2025-07-11T13:50:00Z" w16du:dateUtc="2025-07-11T08:20:00Z"/>
              </w:rPr>
            </w:pPr>
            <w:del w:id="245" w:author="Patrick Das" w:date="2025-07-11T13:50:00Z" w16du:dateUtc="2025-07-11T08:20:00Z">
              <w:r w:rsidDel="00F41FF8">
                <w:delText>Kho-Bwa</w:delText>
              </w:r>
              <w:r w:rsidR="002207EB" w:rsidDel="00F41FF8">
                <w:delText xml:space="preserve"> (7)</w:delText>
              </w:r>
            </w:del>
          </w:p>
        </w:tc>
      </w:tr>
      <w:tr w:rsidR="00DD2A30" w:rsidDel="00F41FF8" w14:paraId="3B61E9D0" w14:textId="4E298CC7">
        <w:trPr>
          <w:del w:id="246" w:author="Patrick Das" w:date="2025-07-11T13:50:00Z"/>
        </w:trPr>
        <w:tc>
          <w:tcPr>
            <w:tcW w:w="4675" w:type="dxa"/>
          </w:tcPr>
          <w:p w14:paraId="1FC23CEC" w14:textId="03371FFC" w:rsidR="00DD2A30" w:rsidDel="00F41FF8" w:rsidRDefault="008A2A23" w:rsidP="00090842">
            <w:pPr>
              <w:rPr>
                <w:del w:id="247" w:author="Patrick Das" w:date="2025-07-11T13:50:00Z" w16du:dateUtc="2025-07-11T08:20:00Z"/>
              </w:rPr>
            </w:pPr>
            <w:del w:id="248" w:author="Patrick Das" w:date="2025-07-11T13:50:00Z" w16du:dateUtc="2025-07-11T08:20:00Z">
              <w:r w:rsidDel="00F41FF8">
                <w:delText>Miji</w:delText>
              </w:r>
            </w:del>
          </w:p>
        </w:tc>
        <w:tc>
          <w:tcPr>
            <w:tcW w:w="4675" w:type="dxa"/>
          </w:tcPr>
          <w:p w14:paraId="79A7F4A9" w14:textId="307330F2" w:rsidR="00DD2A30" w:rsidDel="00F41FF8" w:rsidRDefault="00DD2A30" w:rsidP="00090842">
            <w:pPr>
              <w:rPr>
                <w:del w:id="249" w:author="Patrick Das" w:date="2025-07-11T13:50:00Z" w16du:dateUtc="2025-07-11T08:20:00Z"/>
              </w:rPr>
            </w:pPr>
            <w:del w:id="250" w:author="Patrick Das" w:date="2025-07-11T13:50:00Z" w16du:dateUtc="2025-07-11T08:20:00Z">
              <w:r w:rsidDel="00F41FF8">
                <w:delText>Miji</w:delText>
              </w:r>
              <w:r w:rsidR="002207EB" w:rsidDel="00F41FF8">
                <w:delText xml:space="preserve"> (2)</w:delText>
              </w:r>
            </w:del>
          </w:p>
        </w:tc>
      </w:tr>
      <w:tr w:rsidR="00DD2A30" w:rsidDel="00F41FF8" w14:paraId="570E5E2B" w14:textId="4245EE16">
        <w:trPr>
          <w:del w:id="251" w:author="Patrick Das" w:date="2025-07-11T13:50:00Z"/>
        </w:trPr>
        <w:tc>
          <w:tcPr>
            <w:tcW w:w="4675" w:type="dxa"/>
          </w:tcPr>
          <w:p w14:paraId="36539220" w14:textId="5087F5D4" w:rsidR="00DD2A30" w:rsidDel="00F41FF8" w:rsidRDefault="008A2A23" w:rsidP="00090842">
            <w:pPr>
              <w:rPr>
                <w:del w:id="252" w:author="Patrick Das" w:date="2025-07-11T13:50:00Z" w16du:dateUtc="2025-07-11T08:20:00Z"/>
              </w:rPr>
            </w:pPr>
            <w:del w:id="253" w:author="Patrick Das" w:date="2025-07-11T13:50:00Z" w16du:dateUtc="2025-07-11T08:20:00Z">
              <w:r w:rsidDel="00F41FF8">
                <w:delText>Trung/Drung</w:delText>
              </w:r>
            </w:del>
          </w:p>
        </w:tc>
        <w:tc>
          <w:tcPr>
            <w:tcW w:w="4675" w:type="dxa"/>
          </w:tcPr>
          <w:p w14:paraId="3F19ACFE" w14:textId="6AEA86E5" w:rsidR="00DD2A30" w:rsidDel="00F41FF8" w:rsidRDefault="00DD2A30" w:rsidP="008D19C7">
            <w:pPr>
              <w:keepNext/>
              <w:rPr>
                <w:del w:id="254" w:author="Patrick Das" w:date="2025-07-11T13:50:00Z" w16du:dateUtc="2025-07-11T08:20:00Z"/>
              </w:rPr>
            </w:pPr>
            <w:del w:id="255" w:author="Patrick Das" w:date="2025-07-11T13:50:00Z" w16du:dateUtc="2025-07-11T08:20:00Z">
              <w:r w:rsidDel="00F41FF8">
                <w:delText>Nungish</w:delText>
              </w:r>
              <w:r w:rsidR="002207EB" w:rsidDel="00F41FF8">
                <w:delText xml:space="preserve"> (3)</w:delText>
              </w:r>
            </w:del>
          </w:p>
        </w:tc>
      </w:tr>
    </w:tbl>
    <w:p w14:paraId="7747FF3F" w14:textId="77777777" w:rsidR="00822ADF" w:rsidRDefault="00822ADF" w:rsidP="00090842"/>
    <w:tbl>
      <w:tblPr>
        <w:tblW w:w="9631" w:type="dxa"/>
        <w:tblCellMar>
          <w:left w:w="0" w:type="dxa"/>
          <w:right w:w="0" w:type="dxa"/>
        </w:tblCellMar>
        <w:tblLook w:val="04A0" w:firstRow="1" w:lastRow="0" w:firstColumn="1" w:lastColumn="0" w:noHBand="0" w:noVBand="1"/>
        <w:tblPrChange w:id="256" w:author="Patrick Das" w:date="2025-07-11T15:07:00Z" w16du:dateUtc="2025-07-11T09:37:00Z">
          <w:tblPr>
            <w:tblW w:w="8405" w:type="dxa"/>
            <w:tblCellMar>
              <w:left w:w="0" w:type="dxa"/>
              <w:right w:w="0" w:type="dxa"/>
            </w:tblCellMar>
            <w:tblLook w:val="04A0" w:firstRow="1" w:lastRow="0" w:firstColumn="1" w:lastColumn="0" w:noHBand="0" w:noVBand="1"/>
          </w:tblPr>
        </w:tblPrChange>
      </w:tblPr>
      <w:tblGrid>
        <w:gridCol w:w="1874"/>
        <w:gridCol w:w="1273"/>
        <w:gridCol w:w="3791"/>
        <w:gridCol w:w="2693"/>
        <w:tblGridChange w:id="257">
          <w:tblGrid>
            <w:gridCol w:w="1740"/>
            <w:gridCol w:w="134"/>
            <w:gridCol w:w="1050"/>
            <w:gridCol w:w="223"/>
            <w:gridCol w:w="1372"/>
            <w:gridCol w:w="1167"/>
            <w:gridCol w:w="1252"/>
            <w:gridCol w:w="2693"/>
          </w:tblGrid>
        </w:tblGridChange>
      </w:tblGrid>
      <w:tr w:rsidR="00C02BB1" w:rsidRPr="00C02BB1" w14:paraId="0CBED087" w14:textId="77777777" w:rsidTr="00FA50FE">
        <w:trPr>
          <w:trHeight w:val="315"/>
          <w:ins w:id="258" w:author="Patrick Das" w:date="2025-07-11T14:03:00Z"/>
          <w:trPrChange w:id="259" w:author="Patrick Das" w:date="2025-07-11T15:07:00Z" w16du:dateUtc="2025-07-11T09:37:00Z">
            <w:trPr>
              <w:gridAfter w:val="0"/>
              <w:trHeight w:val="315"/>
            </w:trPr>
          </w:trPrChange>
        </w:trPr>
        <w:tc>
          <w:tcPr>
            <w:tcW w:w="0" w:type="auto"/>
            <w:tcBorders>
              <w:top w:val="single" w:sz="6" w:space="0" w:color="000000"/>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60" w:author="Patrick Das" w:date="2025-07-11T15:07:00Z" w16du:dateUtc="2025-07-11T09:37:00Z">
              <w:tcPr>
                <w:tcW w:w="0" w:type="auto"/>
                <w:tcBorders>
                  <w:top w:val="single" w:sz="6" w:space="0" w:color="000000"/>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5179AFC" w14:textId="77777777" w:rsidR="00C02BB1" w:rsidRPr="00C02BB1" w:rsidRDefault="00C02BB1" w:rsidP="00C02BB1">
            <w:pPr>
              <w:rPr>
                <w:ins w:id="261" w:author="Patrick Das" w:date="2025-07-11T14:03:00Z"/>
                <w:b/>
                <w:bCs/>
              </w:rPr>
            </w:pPr>
            <w:ins w:id="262" w:author="Patrick Das" w:date="2025-07-11T14:03:00Z">
              <w:r w:rsidRPr="00C02BB1">
                <w:rPr>
                  <w:b/>
                  <w:bCs/>
                </w:rPr>
                <w:t>Language</w:t>
              </w:r>
            </w:ins>
          </w:p>
        </w:tc>
        <w:tc>
          <w:tcPr>
            <w:tcW w:w="0" w:type="auto"/>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63" w:author="Patrick Das" w:date="2025-07-11T15:07:00Z" w16du:dateUtc="2025-07-11T09:37:00Z">
              <w:tcPr>
                <w:tcW w:w="0" w:type="auto"/>
                <w:gridSpan w:val="2"/>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171215D" w14:textId="77777777" w:rsidR="00C02BB1" w:rsidRPr="00C02BB1" w:rsidRDefault="00C02BB1" w:rsidP="00C02BB1">
            <w:pPr>
              <w:rPr>
                <w:ins w:id="264" w:author="Patrick Das" w:date="2025-07-11T14:03:00Z"/>
                <w:b/>
                <w:bCs/>
              </w:rPr>
            </w:pPr>
            <w:proofErr w:type="spellStart"/>
            <w:ins w:id="265" w:author="Patrick Das" w:date="2025-07-11T14:03:00Z">
              <w:r w:rsidRPr="00C02BB1">
                <w:rPr>
                  <w:b/>
                  <w:bCs/>
                </w:rPr>
                <w:t>glottocode</w:t>
              </w:r>
              <w:proofErr w:type="spellEnd"/>
            </w:ins>
          </w:p>
        </w:tc>
        <w:tc>
          <w:tcPr>
            <w:tcW w:w="3791" w:type="dxa"/>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66" w:author="Patrick Das" w:date="2025-07-11T15:07:00Z" w16du:dateUtc="2025-07-11T09:37:00Z">
              <w:tcPr>
                <w:tcW w:w="0" w:type="auto"/>
                <w:gridSpan w:val="2"/>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C19B64A" w14:textId="77777777" w:rsidR="00C02BB1" w:rsidRPr="00C02BB1" w:rsidRDefault="00C02BB1" w:rsidP="00C02BB1">
            <w:pPr>
              <w:rPr>
                <w:ins w:id="267" w:author="Patrick Das" w:date="2025-07-11T14:03:00Z"/>
                <w:b/>
                <w:bCs/>
              </w:rPr>
            </w:pPr>
            <w:ins w:id="268" w:author="Patrick Das" w:date="2025-07-11T14:03:00Z">
              <w:r w:rsidRPr="00C02BB1">
                <w:rPr>
                  <w:b/>
                  <w:bCs/>
                </w:rPr>
                <w:t>Subfamily (node below top-level)</w:t>
              </w:r>
            </w:ins>
          </w:p>
        </w:tc>
        <w:tc>
          <w:tcPr>
            <w:tcW w:w="2693" w:type="dxa"/>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69" w:author="Patrick Das" w:date="2025-07-11T15:07:00Z" w16du:dateUtc="2025-07-11T09:37:00Z">
              <w:tcPr>
                <w:tcW w:w="0" w:type="auto"/>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71F7455" w14:textId="77777777" w:rsidR="00C02BB1" w:rsidRPr="00C02BB1" w:rsidRDefault="00C02BB1" w:rsidP="00C02BB1">
            <w:pPr>
              <w:rPr>
                <w:ins w:id="270" w:author="Patrick Das" w:date="2025-07-11T14:03:00Z"/>
                <w:b/>
                <w:bCs/>
              </w:rPr>
            </w:pPr>
            <w:ins w:id="271" w:author="Patrick Das" w:date="2025-07-11T14:03:00Z">
              <w:r w:rsidRPr="00C02BB1">
                <w:rPr>
                  <w:b/>
                  <w:bCs/>
                </w:rPr>
                <w:t>Node below subfamily</w:t>
              </w:r>
            </w:ins>
          </w:p>
        </w:tc>
      </w:tr>
      <w:tr w:rsidR="00C02BB1" w:rsidRPr="00C02BB1" w14:paraId="5E2F576E" w14:textId="77777777" w:rsidTr="00FA50FE">
        <w:trPr>
          <w:trHeight w:val="315"/>
          <w:ins w:id="272" w:author="Patrick Das" w:date="2025-07-11T14:03:00Z"/>
          <w:trPrChange w:id="27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7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F527109" w14:textId="77777777" w:rsidR="00C02BB1" w:rsidRPr="00C02BB1" w:rsidRDefault="00C02BB1" w:rsidP="00C02BB1">
            <w:pPr>
              <w:rPr>
                <w:ins w:id="275" w:author="Patrick Das" w:date="2025-07-11T14:03:00Z"/>
              </w:rPr>
            </w:pPr>
            <w:ins w:id="276" w:author="Patrick Das" w:date="2025-07-11T14:03:00Z">
              <w:r w:rsidRPr="00C02BB1">
                <w:t>Rabha</w:t>
              </w:r>
            </w:ins>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7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9BA9FFB" w14:textId="77777777" w:rsidR="00C02BB1" w:rsidRPr="00C02BB1" w:rsidRDefault="00C02BB1" w:rsidP="00C02BB1">
            <w:pPr>
              <w:rPr>
                <w:ins w:id="278" w:author="Patrick Das" w:date="2025-07-11T14:03:00Z"/>
                <w:u w:val="single"/>
              </w:rPr>
            </w:pPr>
            <w:ins w:id="279" w:author="Patrick Das" w:date="2025-07-11T14:03:00Z">
              <w:r w:rsidRPr="00C02BB1">
                <w:rPr>
                  <w:u w:val="single"/>
                </w:rPr>
                <w:fldChar w:fldCharType="begin"/>
              </w:r>
              <w:r w:rsidRPr="00C02BB1">
                <w:rPr>
                  <w:u w:val="single"/>
                </w:rPr>
                <w:instrText>HYPERLINK "https://glottolog.org/resource/languoid/id/rabh1238" \t "_blank"</w:instrText>
              </w:r>
              <w:r w:rsidRPr="00C02BB1">
                <w:rPr>
                  <w:u w:val="single"/>
                </w:rPr>
              </w:r>
              <w:r w:rsidRPr="00C02BB1">
                <w:rPr>
                  <w:u w:val="single"/>
                </w:rPr>
                <w:fldChar w:fldCharType="separate"/>
              </w:r>
              <w:r w:rsidRPr="00C02BB1">
                <w:rPr>
                  <w:rStyle w:val="Hyperlink"/>
                </w:rPr>
                <w:t>rabh1238</w:t>
              </w:r>
            </w:ins>
            <w:ins w:id="28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8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79837B3" w14:textId="77777777" w:rsidR="00C02BB1" w:rsidRPr="00C02BB1" w:rsidRDefault="00C02BB1" w:rsidP="00C02BB1">
            <w:pPr>
              <w:rPr>
                <w:ins w:id="282" w:author="Patrick Das" w:date="2025-07-11T14:03:00Z"/>
              </w:rPr>
            </w:pPr>
            <w:ins w:id="283" w:author="Patrick Das" w:date="2025-07-11T14:03:00Z">
              <w:r w:rsidRPr="00C02BB1">
                <w:t>Kochic</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8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D23B6F9" w14:textId="77777777" w:rsidR="00C02BB1" w:rsidRPr="00C02BB1" w:rsidRDefault="00C02BB1" w:rsidP="00C02BB1">
            <w:pPr>
              <w:rPr>
                <w:ins w:id="285" w:author="Patrick Das" w:date="2025-07-11T14:03:00Z"/>
              </w:rPr>
            </w:pPr>
            <w:ins w:id="286" w:author="Patrick Das" w:date="2025-07-11T14:03:00Z">
              <w:r w:rsidRPr="00C02BB1">
                <w:t>Bodo-Garo</w:t>
              </w:r>
            </w:ins>
          </w:p>
        </w:tc>
      </w:tr>
      <w:tr w:rsidR="00C02BB1" w:rsidRPr="00C02BB1" w14:paraId="3293C243" w14:textId="77777777" w:rsidTr="00FA50FE">
        <w:trPr>
          <w:trHeight w:val="315"/>
          <w:ins w:id="287" w:author="Patrick Das" w:date="2025-07-11T14:03:00Z"/>
          <w:trPrChange w:id="28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8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93A033B" w14:textId="77777777" w:rsidR="00C02BB1" w:rsidRPr="00C02BB1" w:rsidRDefault="00C02BB1" w:rsidP="00C02BB1">
            <w:pPr>
              <w:rPr>
                <w:ins w:id="290" w:author="Patrick Das" w:date="2025-07-11T14:03:00Z"/>
              </w:rPr>
            </w:pPr>
            <w:ins w:id="291" w:author="Patrick Das" w:date="2025-07-11T14:03:00Z">
              <w:r w:rsidRPr="00C02BB1">
                <w:t>Bodo-Mech</w:t>
              </w:r>
            </w:ins>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9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CB6B7EF" w14:textId="77777777" w:rsidR="00C02BB1" w:rsidRPr="00C02BB1" w:rsidRDefault="00C02BB1" w:rsidP="00C02BB1">
            <w:pPr>
              <w:rPr>
                <w:ins w:id="293" w:author="Patrick Das" w:date="2025-07-11T14:03:00Z"/>
                <w:u w:val="single"/>
              </w:rPr>
            </w:pPr>
            <w:ins w:id="294" w:author="Patrick Das" w:date="2025-07-11T14:03:00Z">
              <w:r w:rsidRPr="00C02BB1">
                <w:rPr>
                  <w:u w:val="single"/>
                </w:rPr>
                <w:fldChar w:fldCharType="begin"/>
              </w:r>
              <w:r w:rsidRPr="00C02BB1">
                <w:rPr>
                  <w:u w:val="single"/>
                </w:rPr>
                <w:instrText>HYPERLINK "https://glottolog.org/resource/languoid/id/bodo1269" \t "_blank"</w:instrText>
              </w:r>
              <w:r w:rsidRPr="00C02BB1">
                <w:rPr>
                  <w:u w:val="single"/>
                </w:rPr>
              </w:r>
              <w:r w:rsidRPr="00C02BB1">
                <w:rPr>
                  <w:u w:val="single"/>
                </w:rPr>
                <w:fldChar w:fldCharType="separate"/>
              </w:r>
              <w:r w:rsidRPr="00C02BB1">
                <w:rPr>
                  <w:rStyle w:val="Hyperlink"/>
                </w:rPr>
                <w:t>bodo1269</w:t>
              </w:r>
            </w:ins>
            <w:ins w:id="29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9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8BB297D" w14:textId="77777777" w:rsidR="00C02BB1" w:rsidRPr="00C02BB1" w:rsidRDefault="00C02BB1" w:rsidP="00C02BB1">
            <w:pPr>
              <w:rPr>
                <w:ins w:id="297" w:author="Patrick Das" w:date="2025-07-11T14:03:00Z"/>
              </w:rPr>
            </w:pPr>
            <w:ins w:id="298" w:author="Patrick Das" w:date="2025-07-11T14:03:00Z">
              <w:r w:rsidRPr="00C02BB1">
                <w:t>Bodo-Mech-Kachari</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29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F70B9C6" w14:textId="77777777" w:rsidR="00C02BB1" w:rsidRPr="00C02BB1" w:rsidRDefault="00C02BB1" w:rsidP="00C02BB1">
            <w:pPr>
              <w:rPr>
                <w:ins w:id="300" w:author="Patrick Das" w:date="2025-07-11T14:03:00Z"/>
              </w:rPr>
            </w:pPr>
            <w:ins w:id="301" w:author="Patrick Das" w:date="2025-07-11T14:03:00Z">
              <w:r w:rsidRPr="00C02BB1">
                <w:t>Bodo-Garo</w:t>
              </w:r>
            </w:ins>
          </w:p>
        </w:tc>
      </w:tr>
      <w:tr w:rsidR="00C02BB1" w:rsidRPr="00C02BB1" w14:paraId="5850D6F3" w14:textId="77777777" w:rsidTr="00FA50FE">
        <w:trPr>
          <w:trHeight w:val="315"/>
          <w:ins w:id="302" w:author="Patrick Das" w:date="2025-07-11T14:03:00Z"/>
          <w:trPrChange w:id="30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0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9905C4E" w14:textId="77777777" w:rsidR="00C02BB1" w:rsidRPr="00C02BB1" w:rsidRDefault="00C02BB1" w:rsidP="00C02BB1">
            <w:pPr>
              <w:rPr>
                <w:ins w:id="305" w:author="Patrick Das" w:date="2025-07-11T14:03:00Z"/>
              </w:rPr>
            </w:pPr>
            <w:ins w:id="306" w:author="Patrick Das" w:date="2025-07-11T14:03:00Z">
              <w:r w:rsidRPr="00C02BB1">
                <w:t>Garo</w:t>
              </w:r>
            </w:ins>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0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3281DBA" w14:textId="77777777" w:rsidR="00C02BB1" w:rsidRPr="00C02BB1" w:rsidRDefault="00C02BB1" w:rsidP="00C02BB1">
            <w:pPr>
              <w:rPr>
                <w:ins w:id="308" w:author="Patrick Das" w:date="2025-07-11T14:03:00Z"/>
                <w:u w:val="single"/>
              </w:rPr>
            </w:pPr>
            <w:ins w:id="309" w:author="Patrick Das" w:date="2025-07-11T14:03:00Z">
              <w:r w:rsidRPr="00C02BB1">
                <w:rPr>
                  <w:u w:val="single"/>
                </w:rPr>
                <w:fldChar w:fldCharType="begin"/>
              </w:r>
              <w:r w:rsidRPr="00C02BB1">
                <w:rPr>
                  <w:u w:val="single"/>
                </w:rPr>
                <w:instrText>HYPERLINK "https://glottolog.org/resource/languoid/id/garo1247" \t "_blank"</w:instrText>
              </w:r>
              <w:r w:rsidRPr="00C02BB1">
                <w:rPr>
                  <w:u w:val="single"/>
                </w:rPr>
              </w:r>
              <w:r w:rsidRPr="00C02BB1">
                <w:rPr>
                  <w:u w:val="single"/>
                </w:rPr>
                <w:fldChar w:fldCharType="separate"/>
              </w:r>
              <w:r w:rsidRPr="00C02BB1">
                <w:rPr>
                  <w:rStyle w:val="Hyperlink"/>
                </w:rPr>
                <w:t>garo1247</w:t>
              </w:r>
            </w:ins>
            <w:ins w:id="31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1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5092D6E" w14:textId="77777777" w:rsidR="00C02BB1" w:rsidRPr="00C02BB1" w:rsidRDefault="00C02BB1" w:rsidP="00C02BB1">
            <w:pPr>
              <w:rPr>
                <w:ins w:id="312" w:author="Patrick Das" w:date="2025-07-11T14:03:00Z"/>
              </w:rPr>
            </w:pPr>
            <w:ins w:id="313" w:author="Patrick Das" w:date="2025-07-11T14:03:00Z">
              <w:r w:rsidRPr="00C02BB1">
                <w:t>Bodo-Garo</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1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C7464EE" w14:textId="77777777" w:rsidR="00C02BB1" w:rsidRPr="00C02BB1" w:rsidRDefault="00C02BB1" w:rsidP="00C02BB1">
            <w:pPr>
              <w:rPr>
                <w:ins w:id="315" w:author="Patrick Das" w:date="2025-07-11T14:03:00Z"/>
              </w:rPr>
            </w:pPr>
            <w:ins w:id="316" w:author="Patrick Das" w:date="2025-07-11T14:03:00Z">
              <w:r w:rsidRPr="00C02BB1">
                <w:t>Bodo-Garo</w:t>
              </w:r>
            </w:ins>
          </w:p>
        </w:tc>
      </w:tr>
      <w:tr w:rsidR="00C02BB1" w:rsidRPr="00C02BB1" w14:paraId="46502696" w14:textId="77777777" w:rsidTr="00FA50FE">
        <w:trPr>
          <w:trHeight w:val="315"/>
          <w:ins w:id="317" w:author="Patrick Das" w:date="2025-07-11T14:03:00Z"/>
          <w:trPrChange w:id="31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1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05315F9" w14:textId="77777777" w:rsidR="00C02BB1" w:rsidRPr="00C02BB1" w:rsidRDefault="00C02BB1" w:rsidP="00C02BB1">
            <w:pPr>
              <w:rPr>
                <w:ins w:id="320" w:author="Patrick Das" w:date="2025-07-11T14:03:00Z"/>
              </w:rPr>
            </w:pPr>
            <w:ins w:id="321" w:author="Patrick Das" w:date="2025-07-11T14:03:00Z">
              <w:r w:rsidRPr="00C02BB1">
                <w:t>Tiwa</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32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60D6F974" w14:textId="77777777" w:rsidR="00C02BB1" w:rsidRPr="00C02BB1" w:rsidRDefault="00C02BB1" w:rsidP="00C02BB1">
            <w:pPr>
              <w:rPr>
                <w:ins w:id="323" w:author="Patrick Das" w:date="2025-07-11T14:03:00Z"/>
                <w:u w:val="single"/>
              </w:rPr>
            </w:pPr>
            <w:ins w:id="324" w:author="Patrick Das" w:date="2025-07-11T14:03:00Z">
              <w:r w:rsidRPr="00C02BB1">
                <w:rPr>
                  <w:u w:val="single"/>
                </w:rPr>
                <w:fldChar w:fldCharType="begin"/>
              </w:r>
              <w:r w:rsidRPr="00C02BB1">
                <w:rPr>
                  <w:u w:val="single"/>
                </w:rPr>
                <w:instrText>HYPERLINK "https://glottolog.org/resource/languoid/id/tiwa1253" \t "_blank"</w:instrText>
              </w:r>
              <w:r w:rsidRPr="00C02BB1">
                <w:rPr>
                  <w:u w:val="single"/>
                </w:rPr>
              </w:r>
              <w:r w:rsidRPr="00C02BB1">
                <w:rPr>
                  <w:u w:val="single"/>
                </w:rPr>
                <w:fldChar w:fldCharType="separate"/>
              </w:r>
              <w:r w:rsidRPr="00C02BB1">
                <w:rPr>
                  <w:rStyle w:val="Hyperlink"/>
                </w:rPr>
                <w:t>tiwa1253</w:t>
              </w:r>
            </w:ins>
            <w:ins w:id="32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2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22CBC12" w14:textId="77777777" w:rsidR="00C02BB1" w:rsidRPr="00C02BB1" w:rsidRDefault="00C02BB1" w:rsidP="00C02BB1">
            <w:pPr>
              <w:rPr>
                <w:ins w:id="327" w:author="Patrick Das" w:date="2025-07-11T14:03:00Z"/>
              </w:rPr>
            </w:pPr>
            <w:ins w:id="328" w:author="Patrick Das" w:date="2025-07-11T14:03:00Z">
              <w:r w:rsidRPr="00C02BB1">
                <w:t>Sal (</w:t>
              </w:r>
              <w:proofErr w:type="spellStart"/>
              <w:r w:rsidRPr="00C02BB1">
                <w:t>Brahmaputran</w:t>
              </w:r>
              <w:proofErr w:type="spellEnd"/>
              <w:r w:rsidRPr="00C02BB1">
                <w:t>)</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2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C8F08C4" w14:textId="77777777" w:rsidR="00C02BB1" w:rsidRPr="00C02BB1" w:rsidRDefault="00C02BB1" w:rsidP="00C02BB1">
            <w:pPr>
              <w:rPr>
                <w:ins w:id="330" w:author="Patrick Das" w:date="2025-07-11T14:03:00Z"/>
              </w:rPr>
            </w:pPr>
            <w:ins w:id="331" w:author="Patrick Das" w:date="2025-07-11T14:03:00Z">
              <w:r w:rsidRPr="00C02BB1">
                <w:t>Bodo-Garo</w:t>
              </w:r>
            </w:ins>
          </w:p>
        </w:tc>
      </w:tr>
      <w:tr w:rsidR="00C02BB1" w:rsidRPr="00C02BB1" w14:paraId="4064BEDE" w14:textId="77777777" w:rsidTr="00FA50FE">
        <w:trPr>
          <w:trHeight w:val="315"/>
          <w:ins w:id="332" w:author="Patrick Das" w:date="2025-07-11T14:03:00Z"/>
          <w:trPrChange w:id="33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3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BE52B2D" w14:textId="77777777" w:rsidR="00C02BB1" w:rsidRPr="00C02BB1" w:rsidRDefault="00C02BB1" w:rsidP="00C02BB1">
            <w:pPr>
              <w:rPr>
                <w:ins w:id="335" w:author="Patrick Das" w:date="2025-07-11T14:03:00Z"/>
              </w:rPr>
            </w:pPr>
            <w:proofErr w:type="spellStart"/>
            <w:ins w:id="336" w:author="Patrick Das" w:date="2025-07-11T14:03:00Z">
              <w:r w:rsidRPr="00C02BB1">
                <w:t>Turung</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33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71F511B5" w14:textId="77777777" w:rsidR="00C02BB1" w:rsidRPr="00C02BB1" w:rsidRDefault="00C02BB1" w:rsidP="00C02BB1">
            <w:pPr>
              <w:rPr>
                <w:ins w:id="338" w:author="Patrick Das" w:date="2025-07-11T14:03:00Z"/>
                <w:u w:val="single"/>
              </w:rPr>
            </w:pPr>
            <w:ins w:id="339" w:author="Patrick Das" w:date="2025-07-11T14:03:00Z">
              <w:r w:rsidRPr="00C02BB1">
                <w:rPr>
                  <w:u w:val="single"/>
                </w:rPr>
                <w:fldChar w:fldCharType="begin"/>
              </w:r>
              <w:r w:rsidRPr="00C02BB1">
                <w:rPr>
                  <w:u w:val="single"/>
                </w:rPr>
                <w:instrText>HYPERLINK "https://glottolog.org/resource/languoid/id/sing1264" \t "_blank"</w:instrText>
              </w:r>
              <w:r w:rsidRPr="00C02BB1">
                <w:rPr>
                  <w:u w:val="single"/>
                </w:rPr>
              </w:r>
              <w:r w:rsidRPr="00C02BB1">
                <w:rPr>
                  <w:u w:val="single"/>
                </w:rPr>
                <w:fldChar w:fldCharType="separate"/>
              </w:r>
              <w:r w:rsidRPr="00C02BB1">
                <w:rPr>
                  <w:rStyle w:val="Hyperlink"/>
                </w:rPr>
                <w:t>sing1264</w:t>
              </w:r>
            </w:ins>
            <w:ins w:id="34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4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1B54743" w14:textId="77777777" w:rsidR="00C02BB1" w:rsidRPr="00C02BB1" w:rsidRDefault="00C02BB1" w:rsidP="00C02BB1">
            <w:pPr>
              <w:rPr>
                <w:ins w:id="342" w:author="Patrick Das" w:date="2025-07-11T14:03:00Z"/>
              </w:rPr>
            </w:pPr>
            <w:ins w:id="343" w:author="Patrick Das" w:date="2025-07-11T14:03:00Z">
              <w:r w:rsidRPr="00C02BB1">
                <w:t>Sal (</w:t>
              </w:r>
              <w:proofErr w:type="spellStart"/>
              <w:r w:rsidRPr="00C02BB1">
                <w:t>Brahmaputran</w:t>
              </w:r>
              <w:proofErr w:type="spellEnd"/>
              <w:r w:rsidRPr="00C02BB1">
                <w:t>)</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4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DE54A6A" w14:textId="77777777" w:rsidR="00C02BB1" w:rsidRPr="00C02BB1" w:rsidRDefault="00C02BB1" w:rsidP="00C02BB1">
            <w:pPr>
              <w:rPr>
                <w:ins w:id="345" w:author="Patrick Das" w:date="2025-07-11T14:03:00Z"/>
              </w:rPr>
            </w:pPr>
            <w:proofErr w:type="spellStart"/>
            <w:ins w:id="346" w:author="Patrick Das" w:date="2025-07-11T14:03:00Z">
              <w:r w:rsidRPr="00C02BB1">
                <w:t>Jingpho-Asakian</w:t>
              </w:r>
              <w:proofErr w:type="spellEnd"/>
            </w:ins>
          </w:p>
        </w:tc>
      </w:tr>
      <w:tr w:rsidR="00C02BB1" w:rsidRPr="00C02BB1" w14:paraId="0445E87E" w14:textId="77777777" w:rsidTr="00FA50FE">
        <w:trPr>
          <w:trHeight w:val="315"/>
          <w:ins w:id="347" w:author="Patrick Das" w:date="2025-07-11T14:03:00Z"/>
          <w:trPrChange w:id="34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4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3FB2CE0" w14:textId="77777777" w:rsidR="00C02BB1" w:rsidRPr="00C02BB1" w:rsidRDefault="00C02BB1" w:rsidP="00C02BB1">
            <w:pPr>
              <w:rPr>
                <w:ins w:id="350" w:author="Patrick Das" w:date="2025-07-11T14:03:00Z"/>
              </w:rPr>
            </w:pPr>
            <w:proofErr w:type="spellStart"/>
            <w:ins w:id="351" w:author="Patrick Das" w:date="2025-07-11T14:03:00Z">
              <w:r w:rsidRPr="00C02BB1">
                <w:t>Khiamniungan</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35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3905CFEC" w14:textId="77777777" w:rsidR="00C02BB1" w:rsidRPr="00C02BB1" w:rsidRDefault="00C02BB1" w:rsidP="00C02BB1">
            <w:pPr>
              <w:rPr>
                <w:ins w:id="353" w:author="Patrick Das" w:date="2025-07-11T14:03:00Z"/>
                <w:u w:val="single"/>
              </w:rPr>
            </w:pPr>
            <w:ins w:id="354" w:author="Patrick Das" w:date="2025-07-11T14:03:00Z">
              <w:r w:rsidRPr="00C02BB1">
                <w:rPr>
                  <w:u w:val="single"/>
                </w:rPr>
                <w:fldChar w:fldCharType="begin"/>
              </w:r>
              <w:r w:rsidRPr="00C02BB1">
                <w:rPr>
                  <w:u w:val="single"/>
                </w:rPr>
                <w:instrText>HYPERLINK "https://glottolog.org/resource/languoid/id/khia1236" \t "_blank"</w:instrText>
              </w:r>
              <w:r w:rsidRPr="00C02BB1">
                <w:rPr>
                  <w:u w:val="single"/>
                </w:rPr>
              </w:r>
              <w:r w:rsidRPr="00C02BB1">
                <w:rPr>
                  <w:u w:val="single"/>
                </w:rPr>
                <w:fldChar w:fldCharType="separate"/>
              </w:r>
              <w:r w:rsidRPr="00C02BB1">
                <w:rPr>
                  <w:rStyle w:val="Hyperlink"/>
                </w:rPr>
                <w:t>khia1236</w:t>
              </w:r>
            </w:ins>
            <w:ins w:id="35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5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F06707E" w14:textId="77777777" w:rsidR="00C02BB1" w:rsidRPr="00C02BB1" w:rsidRDefault="00C02BB1" w:rsidP="00C02BB1">
            <w:pPr>
              <w:rPr>
                <w:ins w:id="357" w:author="Patrick Das" w:date="2025-07-11T14:03:00Z"/>
              </w:rPr>
            </w:pPr>
            <w:ins w:id="358" w:author="Patrick Das" w:date="2025-07-11T14:03:00Z">
              <w:r w:rsidRPr="00C02BB1">
                <w:t>Sal (</w:t>
              </w:r>
              <w:proofErr w:type="spellStart"/>
              <w:r w:rsidRPr="00C02BB1">
                <w:t>Brahmaputran</w:t>
              </w:r>
              <w:proofErr w:type="spellEnd"/>
              <w:r w:rsidRPr="00C02BB1">
                <w:t>)</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5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8F46EA7" w14:textId="77777777" w:rsidR="00C02BB1" w:rsidRPr="00C02BB1" w:rsidRDefault="00C02BB1" w:rsidP="00C02BB1">
            <w:pPr>
              <w:rPr>
                <w:ins w:id="360" w:author="Patrick Das" w:date="2025-07-11T14:03:00Z"/>
              </w:rPr>
            </w:pPr>
            <w:proofErr w:type="spellStart"/>
            <w:ins w:id="361" w:author="Patrick Das" w:date="2025-07-11T14:03:00Z">
              <w:r w:rsidRPr="00C02BB1">
                <w:t>Patkaian</w:t>
              </w:r>
              <w:proofErr w:type="spellEnd"/>
            </w:ins>
          </w:p>
        </w:tc>
      </w:tr>
      <w:tr w:rsidR="00C02BB1" w:rsidRPr="00C02BB1" w14:paraId="20D56B82" w14:textId="77777777" w:rsidTr="00FA50FE">
        <w:trPr>
          <w:trHeight w:val="315"/>
          <w:ins w:id="362" w:author="Patrick Das" w:date="2025-07-11T14:03:00Z"/>
          <w:trPrChange w:id="36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6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8F4EBDD" w14:textId="77777777" w:rsidR="00C02BB1" w:rsidRPr="00C02BB1" w:rsidRDefault="00C02BB1" w:rsidP="00C02BB1">
            <w:pPr>
              <w:rPr>
                <w:ins w:id="365" w:author="Patrick Das" w:date="2025-07-11T14:03:00Z"/>
              </w:rPr>
            </w:pPr>
            <w:proofErr w:type="spellStart"/>
            <w:ins w:id="366" w:author="Patrick Das" w:date="2025-07-11T14:03:00Z">
              <w:r w:rsidRPr="00C02BB1">
                <w:t>Hakhun</w:t>
              </w:r>
              <w:proofErr w:type="spellEnd"/>
              <w:r w:rsidRPr="00C02BB1">
                <w:t xml:space="preserve"> Tangsa</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36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77D12CCD" w14:textId="77777777" w:rsidR="00C02BB1" w:rsidRPr="00C02BB1" w:rsidRDefault="00C02BB1" w:rsidP="00C02BB1">
            <w:pPr>
              <w:rPr>
                <w:ins w:id="368" w:author="Patrick Das" w:date="2025-07-11T14:03:00Z"/>
                <w:u w:val="single"/>
              </w:rPr>
            </w:pPr>
            <w:ins w:id="369" w:author="Patrick Das" w:date="2025-07-11T14:03:00Z">
              <w:r w:rsidRPr="00C02BB1">
                <w:rPr>
                  <w:u w:val="single"/>
                </w:rPr>
                <w:fldChar w:fldCharType="begin"/>
              </w:r>
              <w:r w:rsidRPr="00C02BB1">
                <w:rPr>
                  <w:u w:val="single"/>
                </w:rPr>
                <w:instrText>HYPERLINK "https://glottolog.org/resource/languoid/id/noct1238" \t "_blank"</w:instrText>
              </w:r>
              <w:r w:rsidRPr="00C02BB1">
                <w:rPr>
                  <w:u w:val="single"/>
                </w:rPr>
              </w:r>
              <w:r w:rsidRPr="00C02BB1">
                <w:rPr>
                  <w:u w:val="single"/>
                </w:rPr>
                <w:fldChar w:fldCharType="separate"/>
              </w:r>
              <w:r w:rsidRPr="00C02BB1">
                <w:rPr>
                  <w:rStyle w:val="Hyperlink"/>
                </w:rPr>
                <w:t>noct1238</w:t>
              </w:r>
            </w:ins>
            <w:ins w:id="37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7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EB0A564" w14:textId="77777777" w:rsidR="00C02BB1" w:rsidRPr="00C02BB1" w:rsidRDefault="00C02BB1" w:rsidP="00C02BB1">
            <w:pPr>
              <w:rPr>
                <w:ins w:id="372" w:author="Patrick Das" w:date="2025-07-11T14:03:00Z"/>
              </w:rPr>
            </w:pPr>
            <w:ins w:id="373" w:author="Patrick Das" w:date="2025-07-11T14:03:00Z">
              <w:r w:rsidRPr="00C02BB1">
                <w:t>Sal (</w:t>
              </w:r>
              <w:proofErr w:type="spellStart"/>
              <w:r w:rsidRPr="00C02BB1">
                <w:t>Brahmaputran</w:t>
              </w:r>
              <w:proofErr w:type="spellEnd"/>
              <w:r w:rsidRPr="00C02BB1">
                <w:t>)</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7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1EF9FE2" w14:textId="77777777" w:rsidR="00C02BB1" w:rsidRPr="00C02BB1" w:rsidRDefault="00C02BB1" w:rsidP="00C02BB1">
            <w:pPr>
              <w:rPr>
                <w:ins w:id="375" w:author="Patrick Das" w:date="2025-07-11T14:03:00Z"/>
              </w:rPr>
            </w:pPr>
            <w:proofErr w:type="spellStart"/>
            <w:ins w:id="376" w:author="Patrick Das" w:date="2025-07-11T14:03:00Z">
              <w:r w:rsidRPr="00C02BB1">
                <w:t>Patkaian</w:t>
              </w:r>
              <w:proofErr w:type="spellEnd"/>
            </w:ins>
          </w:p>
        </w:tc>
      </w:tr>
      <w:tr w:rsidR="00C02BB1" w:rsidRPr="00C02BB1" w14:paraId="1DE4DC2A" w14:textId="77777777" w:rsidTr="00FA50FE">
        <w:trPr>
          <w:trHeight w:val="315"/>
          <w:ins w:id="377" w:author="Patrick Das" w:date="2025-07-11T14:03:00Z"/>
          <w:trPrChange w:id="37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7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68A1BDD" w14:textId="77777777" w:rsidR="00C02BB1" w:rsidRPr="00C02BB1" w:rsidRDefault="00C02BB1" w:rsidP="00C02BB1">
            <w:pPr>
              <w:rPr>
                <w:ins w:id="380" w:author="Patrick Das" w:date="2025-07-11T14:03:00Z"/>
              </w:rPr>
            </w:pPr>
            <w:ins w:id="381" w:author="Patrick Das" w:date="2025-07-11T14:03:00Z">
              <w:r w:rsidRPr="00C02BB1">
                <w:t>Hills Karbi</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38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3B9F608A" w14:textId="77777777" w:rsidR="00C02BB1" w:rsidRPr="00C02BB1" w:rsidRDefault="00C02BB1" w:rsidP="00C02BB1">
            <w:pPr>
              <w:rPr>
                <w:ins w:id="383" w:author="Patrick Das" w:date="2025-07-11T14:03:00Z"/>
                <w:u w:val="single"/>
              </w:rPr>
            </w:pPr>
            <w:ins w:id="384" w:author="Patrick Das" w:date="2025-07-11T14:03:00Z">
              <w:r w:rsidRPr="00C02BB1">
                <w:rPr>
                  <w:u w:val="single"/>
                </w:rPr>
                <w:fldChar w:fldCharType="begin"/>
              </w:r>
              <w:r w:rsidRPr="00C02BB1">
                <w:rPr>
                  <w:u w:val="single"/>
                </w:rPr>
                <w:instrText>HYPERLINK "https://glottolog.org/resource/languoid/id/karb1241" \t "_blank"</w:instrText>
              </w:r>
              <w:r w:rsidRPr="00C02BB1">
                <w:rPr>
                  <w:u w:val="single"/>
                </w:rPr>
              </w:r>
              <w:r w:rsidRPr="00C02BB1">
                <w:rPr>
                  <w:u w:val="single"/>
                </w:rPr>
                <w:fldChar w:fldCharType="separate"/>
              </w:r>
              <w:r w:rsidRPr="00C02BB1">
                <w:rPr>
                  <w:rStyle w:val="Hyperlink"/>
                </w:rPr>
                <w:t>karb1241</w:t>
              </w:r>
            </w:ins>
            <w:ins w:id="38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8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C475696" w14:textId="77777777" w:rsidR="00C02BB1" w:rsidRPr="00C02BB1" w:rsidRDefault="00C02BB1" w:rsidP="00C02BB1">
            <w:pPr>
              <w:rPr>
                <w:ins w:id="387" w:author="Patrick Das" w:date="2025-07-11T14:03:00Z"/>
              </w:rPr>
            </w:pPr>
            <w:ins w:id="388"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8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19F0DE6" w14:textId="77777777" w:rsidR="00C02BB1" w:rsidRPr="00C02BB1" w:rsidRDefault="00C02BB1" w:rsidP="00C02BB1">
            <w:pPr>
              <w:rPr>
                <w:ins w:id="390" w:author="Patrick Das" w:date="2025-07-11T14:03:00Z"/>
              </w:rPr>
            </w:pPr>
            <w:proofErr w:type="spellStart"/>
            <w:ins w:id="391" w:author="Patrick Das" w:date="2025-07-11T14:03:00Z">
              <w:r w:rsidRPr="00C02BB1">
                <w:t>Karbic</w:t>
              </w:r>
              <w:proofErr w:type="spellEnd"/>
            </w:ins>
          </w:p>
        </w:tc>
      </w:tr>
      <w:tr w:rsidR="00C02BB1" w:rsidRPr="00C02BB1" w14:paraId="72A76D22" w14:textId="77777777" w:rsidTr="00FA50FE">
        <w:trPr>
          <w:trHeight w:val="315"/>
          <w:ins w:id="392" w:author="Patrick Das" w:date="2025-07-11T14:03:00Z"/>
          <w:trPrChange w:id="39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39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FDF0628" w14:textId="77777777" w:rsidR="00C02BB1" w:rsidRPr="00C02BB1" w:rsidRDefault="00C02BB1" w:rsidP="00C02BB1">
            <w:pPr>
              <w:rPr>
                <w:ins w:id="395" w:author="Patrick Das" w:date="2025-07-11T14:03:00Z"/>
              </w:rPr>
            </w:pPr>
            <w:ins w:id="396" w:author="Patrick Das" w:date="2025-07-11T14:03:00Z">
              <w:r w:rsidRPr="00C02BB1">
                <w:t>Manipuri</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39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36170A78" w14:textId="77777777" w:rsidR="00C02BB1" w:rsidRPr="00C02BB1" w:rsidRDefault="00C02BB1" w:rsidP="00C02BB1">
            <w:pPr>
              <w:rPr>
                <w:ins w:id="398" w:author="Patrick Das" w:date="2025-07-11T14:03:00Z"/>
                <w:u w:val="single"/>
              </w:rPr>
            </w:pPr>
            <w:ins w:id="399" w:author="Patrick Das" w:date="2025-07-11T14:03:00Z">
              <w:r w:rsidRPr="00C02BB1">
                <w:rPr>
                  <w:u w:val="single"/>
                </w:rPr>
                <w:fldChar w:fldCharType="begin"/>
              </w:r>
              <w:r w:rsidRPr="00C02BB1">
                <w:rPr>
                  <w:u w:val="single"/>
                </w:rPr>
                <w:instrText>HYPERLINK "https://glottolog.org/resource/languoid/id/mani1292" \t "_blank"</w:instrText>
              </w:r>
              <w:r w:rsidRPr="00C02BB1">
                <w:rPr>
                  <w:u w:val="single"/>
                </w:rPr>
              </w:r>
              <w:r w:rsidRPr="00C02BB1">
                <w:rPr>
                  <w:u w:val="single"/>
                </w:rPr>
                <w:fldChar w:fldCharType="separate"/>
              </w:r>
              <w:r w:rsidRPr="00C02BB1">
                <w:rPr>
                  <w:rStyle w:val="Hyperlink"/>
                </w:rPr>
                <w:t>mani1292</w:t>
              </w:r>
            </w:ins>
            <w:ins w:id="40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0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CF95B7C" w14:textId="77777777" w:rsidR="00C02BB1" w:rsidRPr="00C02BB1" w:rsidRDefault="00C02BB1" w:rsidP="00C02BB1">
            <w:pPr>
              <w:rPr>
                <w:ins w:id="402" w:author="Patrick Das" w:date="2025-07-11T14:03:00Z"/>
              </w:rPr>
            </w:pPr>
            <w:ins w:id="403"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0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D18FCCE" w14:textId="77777777" w:rsidR="00C02BB1" w:rsidRPr="00C02BB1" w:rsidRDefault="00C02BB1" w:rsidP="00C02BB1">
            <w:pPr>
              <w:rPr>
                <w:ins w:id="405" w:author="Patrick Das" w:date="2025-07-11T14:03:00Z"/>
              </w:rPr>
            </w:pPr>
            <w:ins w:id="406" w:author="Patrick Das" w:date="2025-07-11T14:03:00Z">
              <w:r w:rsidRPr="00C02BB1">
                <w:t>Manipuri</w:t>
              </w:r>
            </w:ins>
          </w:p>
        </w:tc>
      </w:tr>
      <w:tr w:rsidR="00C02BB1" w:rsidRPr="00C02BB1" w14:paraId="03E5F823" w14:textId="77777777" w:rsidTr="00FA50FE">
        <w:trPr>
          <w:trHeight w:val="315"/>
          <w:ins w:id="407" w:author="Patrick Das" w:date="2025-07-11T14:03:00Z"/>
          <w:trPrChange w:id="40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0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C12ACC3" w14:textId="77777777" w:rsidR="00C02BB1" w:rsidRPr="00C02BB1" w:rsidRDefault="00C02BB1" w:rsidP="00C02BB1">
            <w:pPr>
              <w:rPr>
                <w:ins w:id="410" w:author="Patrick Das" w:date="2025-07-11T14:03:00Z"/>
              </w:rPr>
            </w:pPr>
            <w:ins w:id="411" w:author="Patrick Das" w:date="2025-07-11T14:03:00Z">
              <w:r w:rsidRPr="00C02BB1">
                <w:t>Ao Naga</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41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AF2323C" w14:textId="77777777" w:rsidR="00C02BB1" w:rsidRPr="00C02BB1" w:rsidRDefault="00C02BB1" w:rsidP="00C02BB1">
            <w:pPr>
              <w:rPr>
                <w:ins w:id="413" w:author="Patrick Das" w:date="2025-07-11T14:03:00Z"/>
                <w:u w:val="single"/>
              </w:rPr>
            </w:pPr>
            <w:ins w:id="414" w:author="Patrick Das" w:date="2025-07-11T14:03:00Z">
              <w:r w:rsidRPr="00C02BB1">
                <w:rPr>
                  <w:u w:val="single"/>
                </w:rPr>
                <w:fldChar w:fldCharType="begin"/>
              </w:r>
              <w:r w:rsidRPr="00C02BB1">
                <w:rPr>
                  <w:u w:val="single"/>
                </w:rPr>
                <w:instrText>HYPERLINK "https://glottolog.org/resource/languoid/id/mong1332" \t "_blank"</w:instrText>
              </w:r>
              <w:r w:rsidRPr="00C02BB1">
                <w:rPr>
                  <w:u w:val="single"/>
                </w:rPr>
              </w:r>
              <w:r w:rsidRPr="00C02BB1">
                <w:rPr>
                  <w:u w:val="single"/>
                </w:rPr>
                <w:fldChar w:fldCharType="separate"/>
              </w:r>
              <w:r w:rsidRPr="00C02BB1">
                <w:rPr>
                  <w:rStyle w:val="Hyperlink"/>
                </w:rPr>
                <w:t>mong1332</w:t>
              </w:r>
            </w:ins>
            <w:ins w:id="41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1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87E004A" w14:textId="77777777" w:rsidR="00C02BB1" w:rsidRPr="00C02BB1" w:rsidRDefault="00C02BB1" w:rsidP="00C02BB1">
            <w:pPr>
              <w:rPr>
                <w:ins w:id="417" w:author="Patrick Das" w:date="2025-07-11T14:03:00Z"/>
              </w:rPr>
            </w:pPr>
            <w:ins w:id="418"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1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EA2BAD3" w14:textId="77777777" w:rsidR="00C02BB1" w:rsidRPr="00C02BB1" w:rsidRDefault="00C02BB1" w:rsidP="00C02BB1">
            <w:pPr>
              <w:rPr>
                <w:ins w:id="420" w:author="Patrick Das" w:date="2025-07-11T14:03:00Z"/>
              </w:rPr>
            </w:pPr>
            <w:ins w:id="421" w:author="Patrick Das" w:date="2025-07-11T14:03:00Z">
              <w:r w:rsidRPr="00C02BB1">
                <w:t>Angami-Ao</w:t>
              </w:r>
            </w:ins>
          </w:p>
        </w:tc>
      </w:tr>
      <w:tr w:rsidR="00C02BB1" w:rsidRPr="00C02BB1" w14:paraId="4357BDC9" w14:textId="77777777" w:rsidTr="00FA50FE">
        <w:trPr>
          <w:trHeight w:val="315"/>
          <w:ins w:id="422" w:author="Patrick Das" w:date="2025-07-11T14:03:00Z"/>
          <w:trPrChange w:id="42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2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86D1522" w14:textId="77777777" w:rsidR="00C02BB1" w:rsidRPr="00C02BB1" w:rsidRDefault="00C02BB1" w:rsidP="00C02BB1">
            <w:pPr>
              <w:rPr>
                <w:ins w:id="425" w:author="Patrick Das" w:date="2025-07-11T14:03:00Z"/>
              </w:rPr>
            </w:pPr>
            <w:ins w:id="426" w:author="Patrick Das" w:date="2025-07-11T14:03:00Z">
              <w:r w:rsidRPr="00C02BB1">
                <w:t>Angami</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42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07AF1E63" w14:textId="77777777" w:rsidR="00C02BB1" w:rsidRPr="00C02BB1" w:rsidRDefault="00C02BB1" w:rsidP="00C02BB1">
            <w:pPr>
              <w:rPr>
                <w:ins w:id="428" w:author="Patrick Das" w:date="2025-07-11T14:03:00Z"/>
                <w:u w:val="single"/>
              </w:rPr>
            </w:pPr>
            <w:ins w:id="429" w:author="Patrick Das" w:date="2025-07-11T14:03:00Z">
              <w:r w:rsidRPr="00C02BB1">
                <w:rPr>
                  <w:u w:val="single"/>
                </w:rPr>
                <w:fldChar w:fldCharType="begin"/>
              </w:r>
              <w:r w:rsidRPr="00C02BB1">
                <w:rPr>
                  <w:u w:val="single"/>
                </w:rPr>
                <w:instrText>HYPERLINK "https://glottolog.org/resource/languoid/id/anga1288" \t "_blank"</w:instrText>
              </w:r>
              <w:r w:rsidRPr="00C02BB1">
                <w:rPr>
                  <w:u w:val="single"/>
                </w:rPr>
              </w:r>
              <w:r w:rsidRPr="00C02BB1">
                <w:rPr>
                  <w:u w:val="single"/>
                </w:rPr>
                <w:fldChar w:fldCharType="separate"/>
              </w:r>
              <w:r w:rsidRPr="00C02BB1">
                <w:rPr>
                  <w:rStyle w:val="Hyperlink"/>
                </w:rPr>
                <w:t>anga1288</w:t>
              </w:r>
            </w:ins>
            <w:ins w:id="43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3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42D743C" w14:textId="77777777" w:rsidR="00C02BB1" w:rsidRPr="00C02BB1" w:rsidRDefault="00C02BB1" w:rsidP="00C02BB1">
            <w:pPr>
              <w:rPr>
                <w:ins w:id="432" w:author="Patrick Das" w:date="2025-07-11T14:03:00Z"/>
              </w:rPr>
            </w:pPr>
            <w:ins w:id="433"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3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4B0F299" w14:textId="77777777" w:rsidR="00C02BB1" w:rsidRPr="00C02BB1" w:rsidRDefault="00C02BB1" w:rsidP="00C02BB1">
            <w:pPr>
              <w:rPr>
                <w:ins w:id="435" w:author="Patrick Das" w:date="2025-07-11T14:03:00Z"/>
              </w:rPr>
            </w:pPr>
            <w:ins w:id="436" w:author="Patrick Das" w:date="2025-07-11T14:03:00Z">
              <w:r w:rsidRPr="00C02BB1">
                <w:t>Angami-Ao</w:t>
              </w:r>
            </w:ins>
          </w:p>
        </w:tc>
      </w:tr>
      <w:tr w:rsidR="00C02BB1" w:rsidRPr="00C02BB1" w14:paraId="116D8004" w14:textId="77777777" w:rsidTr="00FA50FE">
        <w:trPr>
          <w:trHeight w:val="315"/>
          <w:ins w:id="437" w:author="Patrick Das" w:date="2025-07-11T14:03:00Z"/>
          <w:trPrChange w:id="43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3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8189892" w14:textId="77777777" w:rsidR="00C02BB1" w:rsidRPr="00C02BB1" w:rsidRDefault="00C02BB1" w:rsidP="00C02BB1">
            <w:pPr>
              <w:rPr>
                <w:ins w:id="440" w:author="Patrick Das" w:date="2025-07-11T14:03:00Z"/>
              </w:rPr>
            </w:pPr>
            <w:proofErr w:type="spellStart"/>
            <w:ins w:id="441" w:author="Patrick Das" w:date="2025-07-11T14:03:00Z">
              <w:r w:rsidRPr="00C02BB1">
                <w:t>Suansu</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44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15B3C42B" w14:textId="77777777" w:rsidR="00C02BB1" w:rsidRPr="00C02BB1" w:rsidRDefault="00C02BB1" w:rsidP="00C02BB1">
            <w:pPr>
              <w:rPr>
                <w:ins w:id="443" w:author="Patrick Das" w:date="2025-07-11T14:03:00Z"/>
                <w:u w:val="single"/>
              </w:rPr>
            </w:pPr>
            <w:ins w:id="444" w:author="Patrick Das" w:date="2025-07-11T14:03:00Z">
              <w:r w:rsidRPr="00C02BB1">
                <w:rPr>
                  <w:u w:val="single"/>
                </w:rPr>
                <w:fldChar w:fldCharType="begin"/>
              </w:r>
              <w:r w:rsidRPr="00C02BB1">
                <w:rPr>
                  <w:u w:val="single"/>
                </w:rPr>
                <w:instrText>HYPERLINK "https://glottolog.org/resource/languoid/id/suan1234" \t "_blank"</w:instrText>
              </w:r>
              <w:r w:rsidRPr="00C02BB1">
                <w:rPr>
                  <w:u w:val="single"/>
                </w:rPr>
              </w:r>
              <w:r w:rsidRPr="00C02BB1">
                <w:rPr>
                  <w:u w:val="single"/>
                </w:rPr>
                <w:fldChar w:fldCharType="separate"/>
              </w:r>
              <w:r w:rsidRPr="00C02BB1">
                <w:rPr>
                  <w:rStyle w:val="Hyperlink"/>
                </w:rPr>
                <w:t>suan1234</w:t>
              </w:r>
            </w:ins>
            <w:ins w:id="44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4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C796BC2" w14:textId="77777777" w:rsidR="00C02BB1" w:rsidRPr="00C02BB1" w:rsidRDefault="00C02BB1" w:rsidP="00C02BB1">
            <w:pPr>
              <w:rPr>
                <w:ins w:id="447" w:author="Patrick Das" w:date="2025-07-11T14:03:00Z"/>
              </w:rPr>
            </w:pPr>
            <w:ins w:id="448"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4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4796D94" w14:textId="77777777" w:rsidR="00C02BB1" w:rsidRPr="00C02BB1" w:rsidRDefault="00C02BB1" w:rsidP="00C02BB1">
            <w:pPr>
              <w:rPr>
                <w:ins w:id="450" w:author="Patrick Das" w:date="2025-07-11T14:03:00Z"/>
              </w:rPr>
            </w:pPr>
            <w:ins w:id="451" w:author="Patrick Das" w:date="2025-07-11T14:03:00Z">
              <w:r w:rsidRPr="00C02BB1">
                <w:t>Tangkhul-Maring</w:t>
              </w:r>
            </w:ins>
          </w:p>
        </w:tc>
      </w:tr>
      <w:tr w:rsidR="00C02BB1" w:rsidRPr="00C02BB1" w14:paraId="34A7A9C7" w14:textId="77777777" w:rsidTr="00FA50FE">
        <w:trPr>
          <w:trHeight w:val="315"/>
          <w:ins w:id="452" w:author="Patrick Das" w:date="2025-07-11T14:03:00Z"/>
          <w:trPrChange w:id="45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5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0D4C43D" w14:textId="77777777" w:rsidR="00C02BB1" w:rsidRPr="00C02BB1" w:rsidRDefault="00C02BB1" w:rsidP="00C02BB1">
            <w:pPr>
              <w:rPr>
                <w:ins w:id="455" w:author="Patrick Das" w:date="2025-07-11T14:03:00Z"/>
              </w:rPr>
            </w:pPr>
            <w:ins w:id="456" w:author="Patrick Das" w:date="2025-07-11T14:03:00Z">
              <w:r w:rsidRPr="00C02BB1">
                <w:t>Zeme</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45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BDF2E6C" w14:textId="77777777" w:rsidR="00C02BB1" w:rsidRPr="00C02BB1" w:rsidRDefault="00C02BB1" w:rsidP="00C02BB1">
            <w:pPr>
              <w:rPr>
                <w:ins w:id="458" w:author="Patrick Das" w:date="2025-07-11T14:03:00Z"/>
                <w:u w:val="single"/>
              </w:rPr>
            </w:pPr>
            <w:ins w:id="459" w:author="Patrick Das" w:date="2025-07-11T14:03:00Z">
              <w:r w:rsidRPr="00C02BB1">
                <w:rPr>
                  <w:u w:val="single"/>
                </w:rPr>
                <w:fldChar w:fldCharType="begin"/>
              </w:r>
              <w:r w:rsidRPr="00C02BB1">
                <w:rPr>
                  <w:u w:val="single"/>
                </w:rPr>
                <w:instrText>HYPERLINK "https://glottolog.org/resource/languoid/id/zeme1240" \t "_blank"</w:instrText>
              </w:r>
              <w:r w:rsidRPr="00C02BB1">
                <w:rPr>
                  <w:u w:val="single"/>
                </w:rPr>
              </w:r>
              <w:r w:rsidRPr="00C02BB1">
                <w:rPr>
                  <w:u w:val="single"/>
                </w:rPr>
                <w:fldChar w:fldCharType="separate"/>
              </w:r>
              <w:r w:rsidRPr="00C02BB1">
                <w:rPr>
                  <w:rStyle w:val="Hyperlink"/>
                </w:rPr>
                <w:t>zeme1240</w:t>
              </w:r>
            </w:ins>
            <w:ins w:id="46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6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C04D4CE" w14:textId="77777777" w:rsidR="00C02BB1" w:rsidRPr="00C02BB1" w:rsidRDefault="00C02BB1" w:rsidP="00C02BB1">
            <w:pPr>
              <w:rPr>
                <w:ins w:id="462" w:author="Patrick Das" w:date="2025-07-11T14:03:00Z"/>
              </w:rPr>
            </w:pPr>
            <w:ins w:id="463"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6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0908E16" w14:textId="77777777" w:rsidR="00C02BB1" w:rsidRPr="00C02BB1" w:rsidRDefault="00C02BB1" w:rsidP="00C02BB1">
            <w:pPr>
              <w:rPr>
                <w:ins w:id="465" w:author="Patrick Das" w:date="2025-07-11T14:03:00Z"/>
              </w:rPr>
            </w:pPr>
            <w:proofErr w:type="spellStart"/>
            <w:ins w:id="466" w:author="Patrick Das" w:date="2025-07-11T14:03:00Z">
              <w:r w:rsidRPr="00C02BB1">
                <w:t>Zemeic</w:t>
              </w:r>
              <w:proofErr w:type="spellEnd"/>
            </w:ins>
          </w:p>
        </w:tc>
      </w:tr>
      <w:tr w:rsidR="00C02BB1" w:rsidRPr="00C02BB1" w14:paraId="5A68A080" w14:textId="77777777" w:rsidTr="00FA50FE">
        <w:trPr>
          <w:trHeight w:val="315"/>
          <w:ins w:id="467" w:author="Patrick Das" w:date="2025-07-11T14:03:00Z"/>
          <w:trPrChange w:id="46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6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F28F99B" w14:textId="77777777" w:rsidR="00C02BB1" w:rsidRPr="00C02BB1" w:rsidRDefault="00C02BB1" w:rsidP="00C02BB1">
            <w:pPr>
              <w:rPr>
                <w:ins w:id="470" w:author="Patrick Das" w:date="2025-07-11T14:03:00Z"/>
              </w:rPr>
            </w:pPr>
            <w:ins w:id="471" w:author="Patrick Das" w:date="2025-07-11T14:03:00Z">
              <w:r w:rsidRPr="00C02BB1">
                <w:t>Mizo</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47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EB938E6" w14:textId="77777777" w:rsidR="00C02BB1" w:rsidRPr="00C02BB1" w:rsidRDefault="00C02BB1" w:rsidP="00C02BB1">
            <w:pPr>
              <w:rPr>
                <w:ins w:id="473" w:author="Patrick Das" w:date="2025-07-11T14:03:00Z"/>
                <w:u w:val="single"/>
              </w:rPr>
            </w:pPr>
            <w:ins w:id="474" w:author="Patrick Das" w:date="2025-07-11T14:03:00Z">
              <w:r w:rsidRPr="00C02BB1">
                <w:rPr>
                  <w:u w:val="single"/>
                </w:rPr>
                <w:fldChar w:fldCharType="begin"/>
              </w:r>
              <w:r w:rsidRPr="00C02BB1">
                <w:rPr>
                  <w:u w:val="single"/>
                </w:rPr>
                <w:instrText>HYPERLINK "https://glottolog.org/resource/languoid/id/lush1249" \t "_blank"</w:instrText>
              </w:r>
              <w:r w:rsidRPr="00C02BB1">
                <w:rPr>
                  <w:u w:val="single"/>
                </w:rPr>
              </w:r>
              <w:r w:rsidRPr="00C02BB1">
                <w:rPr>
                  <w:u w:val="single"/>
                </w:rPr>
                <w:fldChar w:fldCharType="separate"/>
              </w:r>
              <w:r w:rsidRPr="00C02BB1">
                <w:rPr>
                  <w:rStyle w:val="Hyperlink"/>
                </w:rPr>
                <w:t>lush1249</w:t>
              </w:r>
            </w:ins>
            <w:ins w:id="47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7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2C8C199" w14:textId="77777777" w:rsidR="00C02BB1" w:rsidRPr="00C02BB1" w:rsidRDefault="00C02BB1" w:rsidP="00C02BB1">
            <w:pPr>
              <w:rPr>
                <w:ins w:id="477" w:author="Patrick Das" w:date="2025-07-11T14:03:00Z"/>
              </w:rPr>
            </w:pPr>
            <w:ins w:id="478"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7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C163128" w14:textId="77777777" w:rsidR="00C02BB1" w:rsidRPr="00C02BB1" w:rsidRDefault="00C02BB1" w:rsidP="00C02BB1">
            <w:pPr>
              <w:rPr>
                <w:ins w:id="480" w:author="Patrick Das" w:date="2025-07-11T14:03:00Z"/>
              </w:rPr>
            </w:pPr>
            <w:ins w:id="481" w:author="Patrick Das" w:date="2025-07-11T14:03:00Z">
              <w:r w:rsidRPr="00C02BB1">
                <w:t>Kuki-Chin</w:t>
              </w:r>
            </w:ins>
          </w:p>
        </w:tc>
      </w:tr>
      <w:tr w:rsidR="00C02BB1" w:rsidRPr="00C02BB1" w14:paraId="67132732" w14:textId="77777777" w:rsidTr="00FA50FE">
        <w:trPr>
          <w:trHeight w:val="315"/>
          <w:ins w:id="482" w:author="Patrick Das" w:date="2025-07-11T14:03:00Z"/>
          <w:trPrChange w:id="48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8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AE22796" w14:textId="77777777" w:rsidR="00C02BB1" w:rsidRPr="00C02BB1" w:rsidRDefault="00C02BB1" w:rsidP="00C02BB1">
            <w:pPr>
              <w:rPr>
                <w:ins w:id="485" w:author="Patrick Das" w:date="2025-07-11T14:03:00Z"/>
              </w:rPr>
            </w:pPr>
            <w:ins w:id="486" w:author="Patrick Das" w:date="2025-07-11T14:03:00Z">
              <w:r w:rsidRPr="00C02BB1">
                <w:t>Thado Chin</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48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6575147" w14:textId="77777777" w:rsidR="00C02BB1" w:rsidRPr="00C02BB1" w:rsidRDefault="00C02BB1" w:rsidP="00C02BB1">
            <w:pPr>
              <w:rPr>
                <w:ins w:id="488" w:author="Patrick Das" w:date="2025-07-11T14:03:00Z"/>
                <w:u w:val="single"/>
              </w:rPr>
            </w:pPr>
            <w:ins w:id="489" w:author="Patrick Das" w:date="2025-07-11T14:03:00Z">
              <w:r w:rsidRPr="00C02BB1">
                <w:rPr>
                  <w:u w:val="single"/>
                </w:rPr>
                <w:fldChar w:fldCharType="begin"/>
              </w:r>
              <w:r w:rsidRPr="00C02BB1">
                <w:rPr>
                  <w:u w:val="single"/>
                </w:rPr>
                <w:instrText>HYPERLINK "https://glottolog.org/resource/languoid/id/thad1238" \t "_blank"</w:instrText>
              </w:r>
              <w:r w:rsidRPr="00C02BB1">
                <w:rPr>
                  <w:u w:val="single"/>
                </w:rPr>
              </w:r>
              <w:r w:rsidRPr="00C02BB1">
                <w:rPr>
                  <w:u w:val="single"/>
                </w:rPr>
                <w:fldChar w:fldCharType="separate"/>
              </w:r>
              <w:r w:rsidRPr="00C02BB1">
                <w:rPr>
                  <w:rStyle w:val="Hyperlink"/>
                </w:rPr>
                <w:t>thad1238</w:t>
              </w:r>
            </w:ins>
            <w:ins w:id="49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9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ED5DB46" w14:textId="77777777" w:rsidR="00C02BB1" w:rsidRPr="00C02BB1" w:rsidRDefault="00C02BB1" w:rsidP="00C02BB1">
            <w:pPr>
              <w:rPr>
                <w:ins w:id="492" w:author="Patrick Das" w:date="2025-07-11T14:03:00Z"/>
              </w:rPr>
            </w:pPr>
            <w:ins w:id="493"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9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47E947B" w14:textId="77777777" w:rsidR="00C02BB1" w:rsidRPr="00C02BB1" w:rsidRDefault="00C02BB1" w:rsidP="00C02BB1">
            <w:pPr>
              <w:rPr>
                <w:ins w:id="495" w:author="Patrick Das" w:date="2025-07-11T14:03:00Z"/>
              </w:rPr>
            </w:pPr>
            <w:ins w:id="496" w:author="Patrick Das" w:date="2025-07-11T14:03:00Z">
              <w:r w:rsidRPr="00C02BB1">
                <w:t>Kuki-Chin</w:t>
              </w:r>
            </w:ins>
          </w:p>
        </w:tc>
      </w:tr>
      <w:tr w:rsidR="00C02BB1" w:rsidRPr="00C02BB1" w14:paraId="38707110" w14:textId="77777777" w:rsidTr="00FA50FE">
        <w:trPr>
          <w:trHeight w:val="315"/>
          <w:ins w:id="497" w:author="Patrick Das" w:date="2025-07-11T14:03:00Z"/>
          <w:trPrChange w:id="49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49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4D3944F" w14:textId="77777777" w:rsidR="00C02BB1" w:rsidRPr="00C02BB1" w:rsidRDefault="00C02BB1" w:rsidP="00C02BB1">
            <w:pPr>
              <w:rPr>
                <w:ins w:id="500" w:author="Patrick Das" w:date="2025-07-11T14:03:00Z"/>
              </w:rPr>
            </w:pPr>
            <w:proofErr w:type="spellStart"/>
            <w:ins w:id="501" w:author="Patrick Das" w:date="2025-07-11T14:03:00Z">
              <w:r w:rsidRPr="00C02BB1">
                <w:t>Lamkang</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0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6BE6B266" w14:textId="77777777" w:rsidR="00C02BB1" w:rsidRPr="00C02BB1" w:rsidRDefault="00C02BB1" w:rsidP="00C02BB1">
            <w:pPr>
              <w:rPr>
                <w:ins w:id="503" w:author="Patrick Das" w:date="2025-07-11T14:03:00Z"/>
                <w:u w:val="single"/>
              </w:rPr>
            </w:pPr>
            <w:ins w:id="504" w:author="Patrick Das" w:date="2025-07-11T14:03:00Z">
              <w:r w:rsidRPr="00C02BB1">
                <w:rPr>
                  <w:u w:val="single"/>
                </w:rPr>
                <w:fldChar w:fldCharType="begin"/>
              </w:r>
              <w:r w:rsidRPr="00C02BB1">
                <w:rPr>
                  <w:u w:val="single"/>
                </w:rPr>
                <w:instrText>HYPERLINK "https://glottolog.org/resource/languoid/id/lamk1238" \t "_blank"</w:instrText>
              </w:r>
              <w:r w:rsidRPr="00C02BB1">
                <w:rPr>
                  <w:u w:val="single"/>
                </w:rPr>
              </w:r>
              <w:r w:rsidRPr="00C02BB1">
                <w:rPr>
                  <w:u w:val="single"/>
                </w:rPr>
                <w:fldChar w:fldCharType="separate"/>
              </w:r>
              <w:r w:rsidRPr="00C02BB1">
                <w:rPr>
                  <w:rStyle w:val="Hyperlink"/>
                </w:rPr>
                <w:t>lamk1238</w:t>
              </w:r>
            </w:ins>
            <w:ins w:id="50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0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C56F176" w14:textId="77777777" w:rsidR="00C02BB1" w:rsidRPr="00C02BB1" w:rsidRDefault="00C02BB1" w:rsidP="00C02BB1">
            <w:pPr>
              <w:rPr>
                <w:ins w:id="507" w:author="Patrick Das" w:date="2025-07-11T14:03:00Z"/>
              </w:rPr>
            </w:pPr>
            <w:ins w:id="508"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0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9583831" w14:textId="77777777" w:rsidR="00C02BB1" w:rsidRPr="00C02BB1" w:rsidRDefault="00C02BB1" w:rsidP="00C02BB1">
            <w:pPr>
              <w:rPr>
                <w:ins w:id="510" w:author="Patrick Das" w:date="2025-07-11T14:03:00Z"/>
              </w:rPr>
            </w:pPr>
            <w:ins w:id="511" w:author="Patrick Das" w:date="2025-07-11T14:03:00Z">
              <w:r w:rsidRPr="00C02BB1">
                <w:t>Kuki-Chin</w:t>
              </w:r>
            </w:ins>
          </w:p>
        </w:tc>
      </w:tr>
      <w:tr w:rsidR="00C02BB1" w:rsidRPr="00C02BB1" w14:paraId="1F8F8515" w14:textId="77777777" w:rsidTr="00FA50FE">
        <w:trPr>
          <w:trHeight w:val="315"/>
          <w:ins w:id="512" w:author="Patrick Das" w:date="2025-07-11T14:03:00Z"/>
          <w:trPrChange w:id="51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1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CAE54AB" w14:textId="77777777" w:rsidR="00C02BB1" w:rsidRPr="00C02BB1" w:rsidRDefault="00C02BB1" w:rsidP="00C02BB1">
            <w:pPr>
              <w:rPr>
                <w:ins w:id="515" w:author="Patrick Das" w:date="2025-07-11T14:03:00Z"/>
              </w:rPr>
            </w:pPr>
            <w:proofErr w:type="spellStart"/>
            <w:ins w:id="516" w:author="Patrick Das" w:date="2025-07-11T14:03:00Z">
              <w:r w:rsidRPr="00C02BB1">
                <w:t>Daai</w:t>
              </w:r>
              <w:proofErr w:type="spellEnd"/>
              <w:r w:rsidRPr="00C02BB1">
                <w:t xml:space="preserve"> Chin</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1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44D494C" w14:textId="77777777" w:rsidR="00C02BB1" w:rsidRPr="00C02BB1" w:rsidRDefault="00C02BB1" w:rsidP="00C02BB1">
            <w:pPr>
              <w:rPr>
                <w:ins w:id="518" w:author="Patrick Das" w:date="2025-07-11T14:03:00Z"/>
                <w:u w:val="single"/>
              </w:rPr>
            </w:pPr>
            <w:ins w:id="519" w:author="Patrick Das" w:date="2025-07-11T14:03:00Z">
              <w:r w:rsidRPr="00C02BB1">
                <w:rPr>
                  <w:u w:val="single"/>
                </w:rPr>
                <w:fldChar w:fldCharType="begin"/>
              </w:r>
              <w:r w:rsidRPr="00C02BB1">
                <w:rPr>
                  <w:u w:val="single"/>
                </w:rPr>
                <w:instrText>HYPERLINK "https://glottolog.org/resource/languoid/id/daai1236" \t "_blank"</w:instrText>
              </w:r>
              <w:r w:rsidRPr="00C02BB1">
                <w:rPr>
                  <w:u w:val="single"/>
                </w:rPr>
              </w:r>
              <w:r w:rsidRPr="00C02BB1">
                <w:rPr>
                  <w:u w:val="single"/>
                </w:rPr>
                <w:fldChar w:fldCharType="separate"/>
              </w:r>
              <w:r w:rsidRPr="00C02BB1">
                <w:rPr>
                  <w:rStyle w:val="Hyperlink"/>
                </w:rPr>
                <w:t>daai1236</w:t>
              </w:r>
            </w:ins>
            <w:ins w:id="52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2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401B88E" w14:textId="77777777" w:rsidR="00C02BB1" w:rsidRPr="00C02BB1" w:rsidRDefault="00C02BB1" w:rsidP="00C02BB1">
            <w:pPr>
              <w:rPr>
                <w:ins w:id="522" w:author="Patrick Das" w:date="2025-07-11T14:03:00Z"/>
              </w:rPr>
            </w:pPr>
            <w:ins w:id="523" w:author="Patrick Das" w:date="2025-07-11T14:03:00Z">
              <w:r w:rsidRPr="00C02BB1">
                <w:t>Kuki-Chin-Naga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2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E43869A" w14:textId="77777777" w:rsidR="00C02BB1" w:rsidRPr="00C02BB1" w:rsidRDefault="00C02BB1" w:rsidP="00C02BB1">
            <w:pPr>
              <w:rPr>
                <w:ins w:id="525" w:author="Patrick Das" w:date="2025-07-11T14:03:00Z"/>
              </w:rPr>
            </w:pPr>
            <w:ins w:id="526" w:author="Patrick Das" w:date="2025-07-11T14:03:00Z">
              <w:r w:rsidRPr="00C02BB1">
                <w:t>Kuki-Chin</w:t>
              </w:r>
            </w:ins>
          </w:p>
        </w:tc>
      </w:tr>
      <w:tr w:rsidR="00C02BB1" w:rsidRPr="00C02BB1" w14:paraId="7FBD5031" w14:textId="77777777" w:rsidTr="00FA50FE">
        <w:trPr>
          <w:trHeight w:val="315"/>
          <w:ins w:id="527" w:author="Patrick Das" w:date="2025-07-11T14:03:00Z"/>
          <w:trPrChange w:id="52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2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FF146E0" w14:textId="77777777" w:rsidR="00C02BB1" w:rsidRPr="00C02BB1" w:rsidRDefault="00C02BB1" w:rsidP="00C02BB1">
            <w:pPr>
              <w:rPr>
                <w:ins w:id="530" w:author="Patrick Das" w:date="2025-07-11T14:03:00Z"/>
              </w:rPr>
            </w:pPr>
            <w:ins w:id="531" w:author="Patrick Das" w:date="2025-07-11T14:03:00Z">
              <w:r w:rsidRPr="00C02BB1">
                <w:t>Bori-Karko</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3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11086117" w14:textId="77777777" w:rsidR="00C02BB1" w:rsidRPr="00C02BB1" w:rsidRDefault="00C02BB1" w:rsidP="00C02BB1">
            <w:pPr>
              <w:rPr>
                <w:ins w:id="533" w:author="Patrick Das" w:date="2025-07-11T14:03:00Z"/>
                <w:u w:val="single"/>
              </w:rPr>
            </w:pPr>
            <w:ins w:id="534" w:author="Patrick Das" w:date="2025-07-11T14:03:00Z">
              <w:r w:rsidRPr="00C02BB1">
                <w:rPr>
                  <w:u w:val="single"/>
                </w:rPr>
                <w:fldChar w:fldCharType="begin"/>
              </w:r>
              <w:r w:rsidRPr="00C02BB1">
                <w:rPr>
                  <w:u w:val="single"/>
                </w:rPr>
                <w:instrText>HYPERLINK "https://glottolog.org/resource/languoid/id/bori1243" \t "_blank"</w:instrText>
              </w:r>
              <w:r w:rsidRPr="00C02BB1">
                <w:rPr>
                  <w:u w:val="single"/>
                </w:rPr>
              </w:r>
              <w:r w:rsidRPr="00C02BB1">
                <w:rPr>
                  <w:u w:val="single"/>
                </w:rPr>
                <w:fldChar w:fldCharType="separate"/>
              </w:r>
              <w:r w:rsidRPr="00C02BB1">
                <w:rPr>
                  <w:rStyle w:val="Hyperlink"/>
                </w:rPr>
                <w:t>bori1243</w:t>
              </w:r>
            </w:ins>
            <w:ins w:id="53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3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98173FE" w14:textId="77777777" w:rsidR="00C02BB1" w:rsidRPr="00C02BB1" w:rsidRDefault="00C02BB1" w:rsidP="00C02BB1">
            <w:pPr>
              <w:rPr>
                <w:ins w:id="537" w:author="Patrick Das" w:date="2025-07-11T14:03:00Z"/>
              </w:rPr>
            </w:pPr>
            <w:ins w:id="538" w:author="Patrick Das" w:date="2025-07-11T14:03:00Z">
              <w:r w:rsidRPr="00C02BB1">
                <w:t>Macro-Tani</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3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D4A2013" w14:textId="77777777" w:rsidR="00C02BB1" w:rsidRPr="00C02BB1" w:rsidRDefault="00C02BB1" w:rsidP="00C02BB1">
            <w:pPr>
              <w:rPr>
                <w:ins w:id="540" w:author="Patrick Das" w:date="2025-07-11T14:03:00Z"/>
              </w:rPr>
            </w:pPr>
            <w:ins w:id="541" w:author="Patrick Das" w:date="2025-07-11T14:03:00Z">
              <w:r w:rsidRPr="00C02BB1">
                <w:t>Eastern Tani</w:t>
              </w:r>
            </w:ins>
          </w:p>
        </w:tc>
      </w:tr>
      <w:tr w:rsidR="00C02BB1" w:rsidRPr="00C02BB1" w14:paraId="15EBA19C" w14:textId="77777777" w:rsidTr="00FA50FE">
        <w:trPr>
          <w:trHeight w:val="315"/>
          <w:ins w:id="542" w:author="Patrick Das" w:date="2025-07-11T14:03:00Z"/>
          <w:trPrChange w:id="54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4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CBA5918" w14:textId="77777777" w:rsidR="00C02BB1" w:rsidRPr="00C02BB1" w:rsidRDefault="00C02BB1" w:rsidP="00C02BB1">
            <w:pPr>
              <w:rPr>
                <w:ins w:id="545" w:author="Patrick Das" w:date="2025-07-11T14:03:00Z"/>
              </w:rPr>
            </w:pPr>
            <w:proofErr w:type="spellStart"/>
            <w:ins w:id="546" w:author="Patrick Das" w:date="2025-07-11T14:03:00Z">
              <w:r w:rsidRPr="00C02BB1">
                <w:t>Milang</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4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67FBA26A" w14:textId="77777777" w:rsidR="00C02BB1" w:rsidRPr="00C02BB1" w:rsidRDefault="00C02BB1" w:rsidP="00C02BB1">
            <w:pPr>
              <w:rPr>
                <w:ins w:id="548" w:author="Patrick Das" w:date="2025-07-11T14:03:00Z"/>
                <w:u w:val="single"/>
              </w:rPr>
            </w:pPr>
            <w:ins w:id="549" w:author="Patrick Das" w:date="2025-07-11T14:03:00Z">
              <w:r w:rsidRPr="00C02BB1">
                <w:rPr>
                  <w:u w:val="single"/>
                </w:rPr>
                <w:fldChar w:fldCharType="begin"/>
              </w:r>
              <w:r w:rsidRPr="00C02BB1">
                <w:rPr>
                  <w:u w:val="single"/>
                </w:rPr>
                <w:instrText>HYPERLINK "https://glottolog.org/resource/languoid/id/mila1245" \t "_blank"</w:instrText>
              </w:r>
              <w:r w:rsidRPr="00C02BB1">
                <w:rPr>
                  <w:u w:val="single"/>
                </w:rPr>
              </w:r>
              <w:r w:rsidRPr="00C02BB1">
                <w:rPr>
                  <w:u w:val="single"/>
                </w:rPr>
                <w:fldChar w:fldCharType="separate"/>
              </w:r>
              <w:r w:rsidRPr="00C02BB1">
                <w:rPr>
                  <w:rStyle w:val="Hyperlink"/>
                </w:rPr>
                <w:t>mila1245</w:t>
              </w:r>
            </w:ins>
            <w:ins w:id="55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5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3B92B345" w14:textId="77777777" w:rsidR="00C02BB1" w:rsidRPr="00C02BB1" w:rsidRDefault="00C02BB1" w:rsidP="00C02BB1">
            <w:pPr>
              <w:rPr>
                <w:ins w:id="552" w:author="Patrick Das" w:date="2025-07-11T14:03:00Z"/>
              </w:rPr>
            </w:pPr>
            <w:ins w:id="553" w:author="Patrick Das" w:date="2025-07-11T14:03:00Z">
              <w:r w:rsidRPr="00C02BB1">
                <w:t>Macro-Tani</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5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47EF78D" w14:textId="77777777" w:rsidR="00C02BB1" w:rsidRPr="00C02BB1" w:rsidRDefault="00C02BB1" w:rsidP="00C02BB1">
            <w:pPr>
              <w:rPr>
                <w:ins w:id="555" w:author="Patrick Das" w:date="2025-07-11T14:03:00Z"/>
              </w:rPr>
            </w:pPr>
            <w:ins w:id="556" w:author="Patrick Das" w:date="2025-07-11T14:03:00Z">
              <w:r w:rsidRPr="00C02BB1">
                <w:t>Koro-Holon</w:t>
              </w:r>
            </w:ins>
          </w:p>
        </w:tc>
      </w:tr>
      <w:tr w:rsidR="00C02BB1" w:rsidRPr="00C02BB1" w14:paraId="6FBDA4B5" w14:textId="77777777" w:rsidTr="00FA50FE">
        <w:trPr>
          <w:trHeight w:val="315"/>
          <w:ins w:id="557" w:author="Patrick Das" w:date="2025-07-11T14:03:00Z"/>
          <w:trPrChange w:id="55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5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BA398CB" w14:textId="77777777" w:rsidR="00C02BB1" w:rsidRPr="00C02BB1" w:rsidRDefault="00C02BB1" w:rsidP="00C02BB1">
            <w:pPr>
              <w:rPr>
                <w:ins w:id="560" w:author="Patrick Das" w:date="2025-07-11T14:03:00Z"/>
              </w:rPr>
            </w:pPr>
            <w:proofErr w:type="spellStart"/>
            <w:ins w:id="561" w:author="Patrick Das" w:date="2025-07-11T14:03:00Z">
              <w:r w:rsidRPr="00C02BB1">
                <w:t>Mising</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6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34D2C28F" w14:textId="77777777" w:rsidR="00C02BB1" w:rsidRPr="00C02BB1" w:rsidRDefault="00C02BB1" w:rsidP="00C02BB1">
            <w:pPr>
              <w:rPr>
                <w:ins w:id="563" w:author="Patrick Das" w:date="2025-07-11T14:03:00Z"/>
                <w:u w:val="single"/>
              </w:rPr>
            </w:pPr>
            <w:ins w:id="564" w:author="Patrick Das" w:date="2025-07-11T14:03:00Z">
              <w:r w:rsidRPr="00C02BB1">
                <w:rPr>
                  <w:u w:val="single"/>
                </w:rPr>
                <w:fldChar w:fldCharType="begin"/>
              </w:r>
              <w:r w:rsidRPr="00C02BB1">
                <w:rPr>
                  <w:u w:val="single"/>
                </w:rPr>
                <w:instrText>HYPERLINK "https://glottolog.org/resource/languoid/id/miny1240" \t "_blank"</w:instrText>
              </w:r>
              <w:r w:rsidRPr="00C02BB1">
                <w:rPr>
                  <w:u w:val="single"/>
                </w:rPr>
              </w:r>
              <w:r w:rsidRPr="00C02BB1">
                <w:rPr>
                  <w:u w:val="single"/>
                </w:rPr>
                <w:fldChar w:fldCharType="separate"/>
              </w:r>
              <w:r w:rsidRPr="00C02BB1">
                <w:rPr>
                  <w:rStyle w:val="Hyperlink"/>
                </w:rPr>
                <w:t>miny1240</w:t>
              </w:r>
            </w:ins>
            <w:ins w:id="56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6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47EB607" w14:textId="77777777" w:rsidR="00C02BB1" w:rsidRPr="00C02BB1" w:rsidRDefault="00C02BB1" w:rsidP="00C02BB1">
            <w:pPr>
              <w:rPr>
                <w:ins w:id="567" w:author="Patrick Das" w:date="2025-07-11T14:03:00Z"/>
              </w:rPr>
            </w:pPr>
            <w:ins w:id="568" w:author="Patrick Das" w:date="2025-07-11T14:03:00Z">
              <w:r w:rsidRPr="00C02BB1">
                <w:t>Macro-Tani</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6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8F3E5A4" w14:textId="77777777" w:rsidR="00C02BB1" w:rsidRPr="00C02BB1" w:rsidRDefault="00C02BB1" w:rsidP="00C02BB1">
            <w:pPr>
              <w:rPr>
                <w:ins w:id="570" w:author="Patrick Das" w:date="2025-07-11T14:03:00Z"/>
              </w:rPr>
            </w:pPr>
            <w:proofErr w:type="spellStart"/>
            <w:ins w:id="571" w:author="Patrick Das" w:date="2025-07-11T14:03:00Z">
              <w:r w:rsidRPr="00C02BB1">
                <w:t>Mising</w:t>
              </w:r>
              <w:proofErr w:type="spellEnd"/>
              <w:r w:rsidRPr="00C02BB1">
                <w:t>-Padam-Miri-</w:t>
              </w:r>
              <w:proofErr w:type="spellStart"/>
              <w:r w:rsidRPr="00C02BB1">
                <w:t>Minyong</w:t>
              </w:r>
              <w:proofErr w:type="spellEnd"/>
            </w:ins>
          </w:p>
        </w:tc>
      </w:tr>
      <w:tr w:rsidR="00C02BB1" w:rsidRPr="00C02BB1" w14:paraId="12D2748A" w14:textId="77777777" w:rsidTr="00FA50FE">
        <w:trPr>
          <w:trHeight w:val="315"/>
          <w:ins w:id="572" w:author="Patrick Das" w:date="2025-07-11T14:03:00Z"/>
          <w:trPrChange w:id="57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7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964B5AE" w14:textId="77777777" w:rsidR="00C02BB1" w:rsidRPr="00C02BB1" w:rsidRDefault="00C02BB1" w:rsidP="00C02BB1">
            <w:pPr>
              <w:rPr>
                <w:ins w:id="575" w:author="Patrick Das" w:date="2025-07-11T14:03:00Z"/>
              </w:rPr>
            </w:pPr>
            <w:ins w:id="576" w:author="Patrick Das" w:date="2025-07-11T14:03:00Z">
              <w:r w:rsidRPr="00C02BB1">
                <w:lastRenderedPageBreak/>
                <w:t>Galo</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7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3E5FC76" w14:textId="77777777" w:rsidR="00C02BB1" w:rsidRPr="00C02BB1" w:rsidRDefault="00C02BB1" w:rsidP="00C02BB1">
            <w:pPr>
              <w:rPr>
                <w:ins w:id="578" w:author="Patrick Das" w:date="2025-07-11T14:03:00Z"/>
                <w:u w:val="single"/>
              </w:rPr>
            </w:pPr>
            <w:ins w:id="579" w:author="Patrick Das" w:date="2025-07-11T14:03:00Z">
              <w:r w:rsidRPr="00C02BB1">
                <w:rPr>
                  <w:u w:val="single"/>
                </w:rPr>
                <w:fldChar w:fldCharType="begin"/>
              </w:r>
              <w:r w:rsidRPr="00C02BB1">
                <w:rPr>
                  <w:u w:val="single"/>
                </w:rPr>
                <w:instrText>HYPERLINK "https://glottolog.org/resource/languoid/id/galo1242" \t "_blank"</w:instrText>
              </w:r>
              <w:r w:rsidRPr="00C02BB1">
                <w:rPr>
                  <w:u w:val="single"/>
                </w:rPr>
              </w:r>
              <w:r w:rsidRPr="00C02BB1">
                <w:rPr>
                  <w:u w:val="single"/>
                </w:rPr>
                <w:fldChar w:fldCharType="separate"/>
              </w:r>
              <w:r w:rsidRPr="00C02BB1">
                <w:rPr>
                  <w:rStyle w:val="Hyperlink"/>
                </w:rPr>
                <w:t>galo1242</w:t>
              </w:r>
            </w:ins>
            <w:ins w:id="58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8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39132FD5" w14:textId="77777777" w:rsidR="00C02BB1" w:rsidRPr="00C02BB1" w:rsidRDefault="00C02BB1" w:rsidP="00C02BB1">
            <w:pPr>
              <w:rPr>
                <w:ins w:id="582" w:author="Patrick Das" w:date="2025-07-11T14:03:00Z"/>
              </w:rPr>
            </w:pPr>
            <w:ins w:id="583" w:author="Patrick Das" w:date="2025-07-11T14:03:00Z">
              <w:r w:rsidRPr="00C02BB1">
                <w:t>Macro-Tani</w:t>
              </w:r>
            </w:ins>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8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27B62C69" w14:textId="77777777" w:rsidR="00C02BB1" w:rsidRPr="00C02BB1" w:rsidRDefault="00C02BB1" w:rsidP="00C02BB1">
            <w:pPr>
              <w:rPr>
                <w:ins w:id="585" w:author="Patrick Das" w:date="2025-07-11T14:03:00Z"/>
              </w:rPr>
            </w:pPr>
            <w:ins w:id="586" w:author="Patrick Das" w:date="2025-07-11T14:03:00Z">
              <w:r w:rsidRPr="00C02BB1">
                <w:t>Subansiri</w:t>
              </w:r>
            </w:ins>
          </w:p>
        </w:tc>
      </w:tr>
      <w:tr w:rsidR="00C02BB1" w:rsidRPr="00C02BB1" w14:paraId="7F32744B" w14:textId="77777777" w:rsidTr="00FA50FE">
        <w:trPr>
          <w:trHeight w:val="315"/>
          <w:ins w:id="587" w:author="Patrick Das" w:date="2025-07-11T14:03:00Z"/>
          <w:trPrChange w:id="58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8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2ECD950C" w14:textId="77777777" w:rsidR="00C02BB1" w:rsidRPr="00C02BB1" w:rsidRDefault="00C02BB1" w:rsidP="00C02BB1">
            <w:pPr>
              <w:rPr>
                <w:ins w:id="590" w:author="Patrick Das" w:date="2025-07-11T14:03:00Z"/>
              </w:rPr>
            </w:pPr>
            <w:proofErr w:type="spellStart"/>
            <w:ins w:id="591" w:author="Patrick Das" w:date="2025-07-11T14:03:00Z">
              <w:r w:rsidRPr="00C02BB1">
                <w:t>Kera'a</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59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8E3D5D6" w14:textId="77777777" w:rsidR="00C02BB1" w:rsidRPr="00C02BB1" w:rsidRDefault="00C02BB1" w:rsidP="00C02BB1">
            <w:pPr>
              <w:rPr>
                <w:ins w:id="593" w:author="Patrick Das" w:date="2025-07-11T14:03:00Z"/>
                <w:u w:val="single"/>
              </w:rPr>
            </w:pPr>
            <w:ins w:id="594" w:author="Patrick Das" w:date="2025-07-11T14:03:00Z">
              <w:r w:rsidRPr="00C02BB1">
                <w:rPr>
                  <w:u w:val="single"/>
                </w:rPr>
                <w:fldChar w:fldCharType="begin"/>
              </w:r>
              <w:r w:rsidRPr="00C02BB1">
                <w:rPr>
                  <w:u w:val="single"/>
                </w:rPr>
                <w:instrText>HYPERLINK "https://glottolog.org/resource/languoid/id/idum1241" \t "_blank"</w:instrText>
              </w:r>
              <w:r w:rsidRPr="00C02BB1">
                <w:rPr>
                  <w:u w:val="single"/>
                </w:rPr>
              </w:r>
              <w:r w:rsidRPr="00C02BB1">
                <w:rPr>
                  <w:u w:val="single"/>
                </w:rPr>
                <w:fldChar w:fldCharType="separate"/>
              </w:r>
              <w:r w:rsidRPr="00C02BB1">
                <w:rPr>
                  <w:rStyle w:val="Hyperlink"/>
                </w:rPr>
                <w:t>idum1241</w:t>
              </w:r>
            </w:ins>
            <w:ins w:id="59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9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78F416A" w14:textId="77777777" w:rsidR="00C02BB1" w:rsidRPr="00C02BB1" w:rsidRDefault="00C02BB1" w:rsidP="00C02BB1">
            <w:pPr>
              <w:rPr>
                <w:ins w:id="597" w:author="Patrick Das" w:date="2025-07-11T14:03:00Z"/>
              </w:rPr>
            </w:pPr>
            <w:proofErr w:type="spellStart"/>
            <w:ins w:id="598" w:author="Patrick Das" w:date="2025-07-11T14:03:00Z">
              <w:r w:rsidRPr="00C02BB1">
                <w:t>Digarish</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59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E110D27" w14:textId="77777777" w:rsidR="00C02BB1" w:rsidRPr="00C02BB1" w:rsidRDefault="00C02BB1" w:rsidP="00C02BB1">
            <w:pPr>
              <w:rPr>
                <w:ins w:id="600" w:author="Patrick Das" w:date="2025-07-11T14:03:00Z"/>
              </w:rPr>
            </w:pPr>
            <w:proofErr w:type="spellStart"/>
            <w:ins w:id="601" w:author="Patrick Das" w:date="2025-07-11T14:03:00Z">
              <w:r w:rsidRPr="00C02BB1">
                <w:t>Digarish</w:t>
              </w:r>
              <w:proofErr w:type="spellEnd"/>
            </w:ins>
          </w:p>
        </w:tc>
      </w:tr>
      <w:tr w:rsidR="00C02BB1" w:rsidRPr="00C02BB1" w14:paraId="177CDAED" w14:textId="77777777" w:rsidTr="00FA50FE">
        <w:trPr>
          <w:trHeight w:val="315"/>
          <w:ins w:id="602" w:author="Patrick Das" w:date="2025-07-11T14:03:00Z"/>
          <w:trPrChange w:id="60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0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DA46D5D" w14:textId="77777777" w:rsidR="00C02BB1" w:rsidRPr="00C02BB1" w:rsidRDefault="00C02BB1" w:rsidP="00C02BB1">
            <w:pPr>
              <w:rPr>
                <w:ins w:id="605" w:author="Patrick Das" w:date="2025-07-11T14:03:00Z"/>
              </w:rPr>
            </w:pPr>
            <w:proofErr w:type="spellStart"/>
            <w:ins w:id="606" w:author="Patrick Das" w:date="2025-07-11T14:03:00Z">
              <w:r w:rsidRPr="00C02BB1">
                <w:t>Hrusso</w:t>
              </w:r>
              <w:proofErr w:type="spellEnd"/>
              <w:r w:rsidRPr="00C02BB1">
                <w:t xml:space="preserve"> Aka</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0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19657B87" w14:textId="77777777" w:rsidR="00C02BB1" w:rsidRPr="00C02BB1" w:rsidRDefault="00C02BB1" w:rsidP="00C02BB1">
            <w:pPr>
              <w:rPr>
                <w:ins w:id="608" w:author="Patrick Das" w:date="2025-07-11T14:03:00Z"/>
                <w:u w:val="single"/>
              </w:rPr>
            </w:pPr>
            <w:ins w:id="609" w:author="Patrick Das" w:date="2025-07-11T14:03:00Z">
              <w:r w:rsidRPr="00C02BB1">
                <w:rPr>
                  <w:u w:val="single"/>
                </w:rPr>
                <w:fldChar w:fldCharType="begin"/>
              </w:r>
              <w:r w:rsidRPr="00C02BB1">
                <w:rPr>
                  <w:u w:val="single"/>
                </w:rPr>
                <w:instrText>HYPERLINK "https://glottolog.org/resource/languoid/id/hrus1242" \t "_blank"</w:instrText>
              </w:r>
              <w:r w:rsidRPr="00C02BB1">
                <w:rPr>
                  <w:u w:val="single"/>
                </w:rPr>
              </w:r>
              <w:r w:rsidRPr="00C02BB1">
                <w:rPr>
                  <w:u w:val="single"/>
                </w:rPr>
                <w:fldChar w:fldCharType="separate"/>
              </w:r>
              <w:r w:rsidRPr="00C02BB1">
                <w:rPr>
                  <w:rStyle w:val="Hyperlink"/>
                </w:rPr>
                <w:t>hrus1242</w:t>
              </w:r>
            </w:ins>
            <w:ins w:id="61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1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5409EDE" w14:textId="77777777" w:rsidR="00C02BB1" w:rsidRPr="00C02BB1" w:rsidRDefault="00C02BB1" w:rsidP="00C02BB1">
            <w:pPr>
              <w:rPr>
                <w:ins w:id="612" w:author="Patrick Das" w:date="2025-07-11T14:03:00Z"/>
              </w:rPr>
            </w:pPr>
            <w:ins w:id="613" w:author="Patrick Das" w:date="2025-07-11T14:03:00Z">
              <w:r w:rsidRPr="00C02BB1">
                <w:t>Hruso</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1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A09DD54" w14:textId="77777777" w:rsidR="00C02BB1" w:rsidRPr="00C02BB1" w:rsidRDefault="00C02BB1" w:rsidP="00C02BB1">
            <w:pPr>
              <w:rPr>
                <w:ins w:id="615" w:author="Patrick Das" w:date="2025-07-11T14:03:00Z"/>
              </w:rPr>
            </w:pPr>
            <w:ins w:id="616" w:author="Patrick Das" w:date="2025-07-11T14:03:00Z">
              <w:r w:rsidRPr="00C02BB1">
                <w:t>Unclear</w:t>
              </w:r>
            </w:ins>
          </w:p>
        </w:tc>
      </w:tr>
      <w:tr w:rsidR="00C02BB1" w:rsidRPr="00C02BB1" w14:paraId="6052D43C" w14:textId="77777777" w:rsidTr="00FA50FE">
        <w:trPr>
          <w:trHeight w:val="315"/>
          <w:ins w:id="617" w:author="Patrick Das" w:date="2025-07-11T14:03:00Z"/>
          <w:trPrChange w:id="61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1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2BE76FCB" w14:textId="77777777" w:rsidR="00C02BB1" w:rsidRPr="00C02BB1" w:rsidRDefault="00C02BB1" w:rsidP="00C02BB1">
            <w:pPr>
              <w:rPr>
                <w:ins w:id="620" w:author="Patrick Das" w:date="2025-07-11T14:03:00Z"/>
              </w:rPr>
            </w:pPr>
            <w:ins w:id="621" w:author="Patrick Das" w:date="2025-07-11T14:03:00Z">
              <w:r w:rsidRPr="00C02BB1">
                <w:t>Tibetan</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2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0BF94D38" w14:textId="77777777" w:rsidR="00C02BB1" w:rsidRPr="00C02BB1" w:rsidRDefault="00C02BB1" w:rsidP="00C02BB1">
            <w:pPr>
              <w:rPr>
                <w:ins w:id="623" w:author="Patrick Das" w:date="2025-07-11T14:03:00Z"/>
                <w:u w:val="single"/>
              </w:rPr>
            </w:pPr>
            <w:ins w:id="624" w:author="Patrick Das" w:date="2025-07-11T14:03:00Z">
              <w:r w:rsidRPr="00C02BB1">
                <w:rPr>
                  <w:u w:val="single"/>
                </w:rPr>
                <w:fldChar w:fldCharType="begin"/>
              </w:r>
              <w:r w:rsidRPr="00C02BB1">
                <w:rPr>
                  <w:u w:val="single"/>
                </w:rPr>
                <w:instrText>HYPERLINK "https://glottolog.org/resource/languoid/id/tibe1272" \t "_blank"</w:instrText>
              </w:r>
              <w:r w:rsidRPr="00C02BB1">
                <w:rPr>
                  <w:u w:val="single"/>
                </w:rPr>
              </w:r>
              <w:r w:rsidRPr="00C02BB1">
                <w:rPr>
                  <w:u w:val="single"/>
                </w:rPr>
                <w:fldChar w:fldCharType="separate"/>
              </w:r>
              <w:r w:rsidRPr="00C02BB1">
                <w:rPr>
                  <w:rStyle w:val="Hyperlink"/>
                </w:rPr>
                <w:t>tibe1272</w:t>
              </w:r>
            </w:ins>
            <w:ins w:id="62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2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7614244C" w14:textId="77777777" w:rsidR="00C02BB1" w:rsidRPr="00C02BB1" w:rsidRDefault="00C02BB1" w:rsidP="00C02BB1">
            <w:pPr>
              <w:rPr>
                <w:ins w:id="627" w:author="Patrick Das" w:date="2025-07-11T14:03:00Z"/>
              </w:rPr>
            </w:pPr>
            <w:proofErr w:type="spellStart"/>
            <w:ins w:id="628" w:author="Patrick Das" w:date="2025-07-11T14:03:00Z">
              <w:r w:rsidRPr="00C02BB1">
                <w:t>Bodic</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2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0232577C" w14:textId="77777777" w:rsidR="00C02BB1" w:rsidRPr="00C02BB1" w:rsidRDefault="00C02BB1" w:rsidP="00C02BB1">
            <w:pPr>
              <w:rPr>
                <w:ins w:id="630" w:author="Patrick Das" w:date="2025-07-11T14:03:00Z"/>
              </w:rPr>
            </w:pPr>
            <w:ins w:id="631" w:author="Patrick Das" w:date="2025-07-11T14:03:00Z">
              <w:r w:rsidRPr="00C02BB1">
                <w:t>Central Tibetan</w:t>
              </w:r>
            </w:ins>
          </w:p>
        </w:tc>
      </w:tr>
      <w:tr w:rsidR="00C02BB1" w:rsidRPr="00C02BB1" w14:paraId="1017A15E" w14:textId="77777777" w:rsidTr="00FA50FE">
        <w:trPr>
          <w:trHeight w:val="315"/>
          <w:ins w:id="632" w:author="Patrick Das" w:date="2025-07-11T14:03:00Z"/>
          <w:trPrChange w:id="63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3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64A4F7BC" w14:textId="77777777" w:rsidR="00C02BB1" w:rsidRPr="00C02BB1" w:rsidRDefault="00C02BB1" w:rsidP="00C02BB1">
            <w:pPr>
              <w:rPr>
                <w:ins w:id="635" w:author="Patrick Das" w:date="2025-07-11T14:03:00Z"/>
              </w:rPr>
            </w:pPr>
            <w:proofErr w:type="spellStart"/>
            <w:ins w:id="636" w:author="Patrick Das" w:date="2025-07-11T14:03:00Z">
              <w:r w:rsidRPr="00C02BB1">
                <w:t>Brokpa</w:t>
              </w:r>
              <w:proofErr w:type="spellEnd"/>
              <w:r w:rsidRPr="00C02BB1">
                <w:t>/</w:t>
              </w:r>
              <w:proofErr w:type="spellStart"/>
              <w:r w:rsidRPr="00C02BB1">
                <w:t>Brokpake</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3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2BA0EC27" w14:textId="77777777" w:rsidR="00C02BB1" w:rsidRPr="00C02BB1" w:rsidRDefault="00C02BB1" w:rsidP="00C02BB1">
            <w:pPr>
              <w:rPr>
                <w:ins w:id="638" w:author="Patrick Das" w:date="2025-07-11T14:03:00Z"/>
                <w:u w:val="single"/>
              </w:rPr>
            </w:pPr>
            <w:ins w:id="639" w:author="Patrick Das" w:date="2025-07-11T14:03:00Z">
              <w:r w:rsidRPr="00C02BB1">
                <w:rPr>
                  <w:u w:val="single"/>
                </w:rPr>
                <w:fldChar w:fldCharType="begin"/>
              </w:r>
              <w:r w:rsidRPr="00C02BB1">
                <w:rPr>
                  <w:u w:val="single"/>
                </w:rPr>
                <w:instrText>HYPERLINK "https://glottolog.org/resource/languoid/id/brok1248" \t "_blank"</w:instrText>
              </w:r>
              <w:r w:rsidRPr="00C02BB1">
                <w:rPr>
                  <w:u w:val="single"/>
                </w:rPr>
              </w:r>
              <w:r w:rsidRPr="00C02BB1">
                <w:rPr>
                  <w:u w:val="single"/>
                </w:rPr>
                <w:fldChar w:fldCharType="separate"/>
              </w:r>
              <w:r w:rsidRPr="00C02BB1">
                <w:rPr>
                  <w:rStyle w:val="Hyperlink"/>
                </w:rPr>
                <w:t>brok1248</w:t>
              </w:r>
            </w:ins>
            <w:ins w:id="64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4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7905641" w14:textId="77777777" w:rsidR="00C02BB1" w:rsidRPr="00C02BB1" w:rsidRDefault="00C02BB1" w:rsidP="00C02BB1">
            <w:pPr>
              <w:rPr>
                <w:ins w:id="642" w:author="Patrick Das" w:date="2025-07-11T14:03:00Z"/>
              </w:rPr>
            </w:pPr>
            <w:proofErr w:type="spellStart"/>
            <w:ins w:id="643" w:author="Patrick Das" w:date="2025-07-11T14:03:00Z">
              <w:r w:rsidRPr="00C02BB1">
                <w:t>Bodic</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4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7BF471B" w14:textId="77777777" w:rsidR="00C02BB1" w:rsidRPr="00C02BB1" w:rsidRDefault="00C02BB1" w:rsidP="00C02BB1">
            <w:pPr>
              <w:rPr>
                <w:ins w:id="645" w:author="Patrick Das" w:date="2025-07-11T14:03:00Z"/>
              </w:rPr>
            </w:pPr>
            <w:ins w:id="646" w:author="Patrick Das" w:date="2025-07-11T14:03:00Z">
              <w:r w:rsidRPr="00C02BB1">
                <w:t>Southern Tibetic</w:t>
              </w:r>
            </w:ins>
          </w:p>
        </w:tc>
      </w:tr>
      <w:tr w:rsidR="00C02BB1" w:rsidRPr="00C02BB1" w14:paraId="1A8ACFF4" w14:textId="77777777" w:rsidTr="00FA50FE">
        <w:trPr>
          <w:trHeight w:val="315"/>
          <w:ins w:id="647" w:author="Patrick Das" w:date="2025-07-11T14:03:00Z"/>
          <w:trPrChange w:id="64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4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5963C5B" w14:textId="77777777" w:rsidR="00C02BB1" w:rsidRPr="00C02BB1" w:rsidRDefault="00C02BB1" w:rsidP="00C02BB1">
            <w:pPr>
              <w:rPr>
                <w:ins w:id="650" w:author="Patrick Das" w:date="2025-07-11T14:03:00Z"/>
              </w:rPr>
            </w:pPr>
            <w:proofErr w:type="spellStart"/>
            <w:ins w:id="651" w:author="Patrick Das" w:date="2025-07-11T14:03:00Z">
              <w:r w:rsidRPr="00C02BB1">
                <w:t>Bjokapakha</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5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68A7758D" w14:textId="77777777" w:rsidR="00C02BB1" w:rsidRPr="00C02BB1" w:rsidRDefault="00C02BB1" w:rsidP="00C02BB1">
            <w:pPr>
              <w:rPr>
                <w:ins w:id="653" w:author="Patrick Das" w:date="2025-07-11T14:03:00Z"/>
                <w:u w:val="single"/>
              </w:rPr>
            </w:pPr>
            <w:ins w:id="654" w:author="Patrick Das" w:date="2025-07-11T14:03:00Z">
              <w:r w:rsidRPr="00C02BB1">
                <w:rPr>
                  <w:u w:val="single"/>
                </w:rPr>
                <w:fldChar w:fldCharType="begin"/>
              </w:r>
              <w:r w:rsidRPr="00C02BB1">
                <w:rPr>
                  <w:u w:val="single"/>
                </w:rPr>
                <w:instrText>HYPERLINK "https://glottolog.org/resource/languoid/id/bjok1234" \t "_blank"</w:instrText>
              </w:r>
              <w:r w:rsidRPr="00C02BB1">
                <w:rPr>
                  <w:u w:val="single"/>
                </w:rPr>
              </w:r>
              <w:r w:rsidRPr="00C02BB1">
                <w:rPr>
                  <w:u w:val="single"/>
                </w:rPr>
                <w:fldChar w:fldCharType="separate"/>
              </w:r>
              <w:r w:rsidRPr="00C02BB1">
                <w:rPr>
                  <w:rStyle w:val="Hyperlink"/>
                </w:rPr>
                <w:t>bjok1234</w:t>
              </w:r>
            </w:ins>
            <w:ins w:id="65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5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B5590D0" w14:textId="77777777" w:rsidR="00C02BB1" w:rsidRPr="00C02BB1" w:rsidRDefault="00C02BB1" w:rsidP="00C02BB1">
            <w:pPr>
              <w:rPr>
                <w:ins w:id="657" w:author="Patrick Das" w:date="2025-07-11T14:03:00Z"/>
              </w:rPr>
            </w:pPr>
            <w:proofErr w:type="spellStart"/>
            <w:ins w:id="658" w:author="Patrick Das" w:date="2025-07-11T14:03:00Z">
              <w:r w:rsidRPr="00C02BB1">
                <w:t>Bodic</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5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7AAB5939" w14:textId="77777777" w:rsidR="00C02BB1" w:rsidRPr="00C02BB1" w:rsidRDefault="00C02BB1" w:rsidP="00C02BB1">
            <w:pPr>
              <w:rPr>
                <w:ins w:id="660" w:author="Patrick Das" w:date="2025-07-11T14:03:00Z"/>
              </w:rPr>
            </w:pPr>
            <w:proofErr w:type="spellStart"/>
            <w:ins w:id="661" w:author="Patrick Das" w:date="2025-07-11T14:03:00Z">
              <w:r w:rsidRPr="00C02BB1">
                <w:t>Tshanglic</w:t>
              </w:r>
              <w:proofErr w:type="spellEnd"/>
            </w:ins>
          </w:p>
        </w:tc>
      </w:tr>
      <w:tr w:rsidR="00C02BB1" w:rsidRPr="00C02BB1" w14:paraId="2A0EF214" w14:textId="77777777" w:rsidTr="00FA50FE">
        <w:trPr>
          <w:trHeight w:val="315"/>
          <w:ins w:id="662" w:author="Patrick Das" w:date="2025-07-11T14:03:00Z"/>
          <w:trPrChange w:id="66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6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A587B03" w14:textId="77777777" w:rsidR="00C02BB1" w:rsidRPr="00C02BB1" w:rsidRDefault="00C02BB1" w:rsidP="00C02BB1">
            <w:pPr>
              <w:rPr>
                <w:ins w:id="665" w:author="Patrick Das" w:date="2025-07-11T14:03:00Z"/>
              </w:rPr>
            </w:pPr>
            <w:proofErr w:type="spellStart"/>
            <w:ins w:id="666" w:author="Patrick Das" w:date="2025-07-11T14:03:00Z">
              <w:r w:rsidRPr="00C02BB1">
                <w:t>Tamangic</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6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70EABBBE" w14:textId="77777777" w:rsidR="00C02BB1" w:rsidRPr="00C02BB1" w:rsidRDefault="00C02BB1" w:rsidP="00C02BB1">
            <w:pPr>
              <w:rPr>
                <w:ins w:id="668" w:author="Patrick Das" w:date="2025-07-11T14:03:00Z"/>
                <w:u w:val="single"/>
              </w:rPr>
            </w:pPr>
            <w:ins w:id="669" w:author="Patrick Das" w:date="2025-07-11T14:03:00Z">
              <w:r w:rsidRPr="00C02BB1">
                <w:rPr>
                  <w:u w:val="single"/>
                </w:rPr>
                <w:fldChar w:fldCharType="begin"/>
              </w:r>
              <w:r w:rsidRPr="00C02BB1">
                <w:rPr>
                  <w:u w:val="single"/>
                </w:rPr>
                <w:instrText>HYPERLINK "https://glottolog.org/resource/languoid/id/tama1367" \t "_blank"</w:instrText>
              </w:r>
              <w:r w:rsidRPr="00C02BB1">
                <w:rPr>
                  <w:u w:val="single"/>
                </w:rPr>
              </w:r>
              <w:r w:rsidRPr="00C02BB1">
                <w:rPr>
                  <w:u w:val="single"/>
                </w:rPr>
                <w:fldChar w:fldCharType="separate"/>
              </w:r>
              <w:r w:rsidRPr="00C02BB1">
                <w:rPr>
                  <w:rStyle w:val="Hyperlink"/>
                </w:rPr>
                <w:t>tama1367</w:t>
              </w:r>
            </w:ins>
            <w:ins w:id="67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7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783149BA" w14:textId="77777777" w:rsidR="00C02BB1" w:rsidRPr="00C02BB1" w:rsidRDefault="00C02BB1" w:rsidP="00C02BB1">
            <w:pPr>
              <w:rPr>
                <w:ins w:id="672" w:author="Patrick Das" w:date="2025-07-11T14:03:00Z"/>
              </w:rPr>
            </w:pPr>
            <w:proofErr w:type="spellStart"/>
            <w:ins w:id="673" w:author="Patrick Das" w:date="2025-07-11T14:03:00Z">
              <w:r w:rsidRPr="00C02BB1">
                <w:t>Bodic</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7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1E5DAFD" w14:textId="77777777" w:rsidR="00C02BB1" w:rsidRPr="00C02BB1" w:rsidRDefault="00C02BB1" w:rsidP="00C02BB1">
            <w:pPr>
              <w:rPr>
                <w:ins w:id="675" w:author="Patrick Das" w:date="2025-07-11T14:03:00Z"/>
              </w:rPr>
            </w:pPr>
            <w:ins w:id="676" w:author="Patrick Das" w:date="2025-07-11T14:03:00Z">
              <w:r w:rsidRPr="00C02BB1">
                <w:t>Ghale-</w:t>
              </w:r>
              <w:proofErr w:type="spellStart"/>
              <w:r w:rsidRPr="00C02BB1">
                <w:t>Tamangic</w:t>
              </w:r>
              <w:proofErr w:type="spellEnd"/>
            </w:ins>
          </w:p>
        </w:tc>
      </w:tr>
      <w:tr w:rsidR="00C02BB1" w:rsidRPr="00C02BB1" w14:paraId="2D007CED" w14:textId="77777777" w:rsidTr="00FA50FE">
        <w:trPr>
          <w:trHeight w:val="315"/>
          <w:ins w:id="677" w:author="Patrick Das" w:date="2025-07-11T14:03:00Z"/>
          <w:trPrChange w:id="67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7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A69BEC3" w14:textId="77777777" w:rsidR="00C02BB1" w:rsidRPr="00C02BB1" w:rsidRDefault="00C02BB1" w:rsidP="00C02BB1">
            <w:pPr>
              <w:rPr>
                <w:ins w:id="680" w:author="Patrick Das" w:date="2025-07-11T14:03:00Z"/>
              </w:rPr>
            </w:pPr>
            <w:ins w:id="681" w:author="Patrick Das" w:date="2025-07-11T14:03:00Z">
              <w:r w:rsidRPr="00C02BB1">
                <w:t>Limbu</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8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41AAE6A" w14:textId="77777777" w:rsidR="00C02BB1" w:rsidRPr="00C02BB1" w:rsidRDefault="00C02BB1" w:rsidP="00C02BB1">
            <w:pPr>
              <w:rPr>
                <w:ins w:id="683" w:author="Patrick Das" w:date="2025-07-11T14:03:00Z"/>
                <w:u w:val="single"/>
              </w:rPr>
            </w:pPr>
            <w:ins w:id="684" w:author="Patrick Das" w:date="2025-07-11T14:03:00Z">
              <w:r w:rsidRPr="00C02BB1">
                <w:rPr>
                  <w:u w:val="single"/>
                </w:rPr>
                <w:fldChar w:fldCharType="begin"/>
              </w:r>
              <w:r w:rsidRPr="00C02BB1">
                <w:rPr>
                  <w:u w:val="single"/>
                </w:rPr>
                <w:instrText>HYPERLINK "https://glottolog.org/resource/languoid/id/limb1266" \t "_blank"</w:instrText>
              </w:r>
              <w:r w:rsidRPr="00C02BB1">
                <w:rPr>
                  <w:u w:val="single"/>
                </w:rPr>
              </w:r>
              <w:r w:rsidRPr="00C02BB1">
                <w:rPr>
                  <w:u w:val="single"/>
                </w:rPr>
                <w:fldChar w:fldCharType="separate"/>
              </w:r>
              <w:r w:rsidRPr="00C02BB1">
                <w:rPr>
                  <w:rStyle w:val="Hyperlink"/>
                </w:rPr>
                <w:t>limb1266</w:t>
              </w:r>
            </w:ins>
            <w:ins w:id="68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8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EA1F75E" w14:textId="77777777" w:rsidR="00C02BB1" w:rsidRPr="00C02BB1" w:rsidRDefault="00C02BB1" w:rsidP="00C02BB1">
            <w:pPr>
              <w:rPr>
                <w:ins w:id="687" w:author="Patrick Das" w:date="2025-07-11T14:03:00Z"/>
              </w:rPr>
            </w:pPr>
            <w:proofErr w:type="spellStart"/>
            <w:ins w:id="688" w:author="Patrick Das" w:date="2025-07-11T14:03:00Z">
              <w:r w:rsidRPr="00C02BB1">
                <w:t>Himalayish</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8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CBC406E" w14:textId="77777777" w:rsidR="00C02BB1" w:rsidRPr="00C02BB1" w:rsidRDefault="00C02BB1" w:rsidP="00C02BB1">
            <w:pPr>
              <w:rPr>
                <w:ins w:id="690" w:author="Patrick Das" w:date="2025-07-11T14:03:00Z"/>
              </w:rPr>
            </w:pPr>
            <w:ins w:id="691" w:author="Patrick Das" w:date="2025-07-11T14:03:00Z">
              <w:r w:rsidRPr="00C02BB1">
                <w:t>Kiranti</w:t>
              </w:r>
            </w:ins>
          </w:p>
        </w:tc>
      </w:tr>
      <w:tr w:rsidR="00C02BB1" w:rsidRPr="00C02BB1" w14:paraId="0AA8E1CC" w14:textId="77777777" w:rsidTr="00FA50FE">
        <w:trPr>
          <w:trHeight w:val="315"/>
          <w:ins w:id="692" w:author="Patrick Das" w:date="2025-07-11T14:03:00Z"/>
          <w:trPrChange w:id="69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69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6C55616" w14:textId="77777777" w:rsidR="00C02BB1" w:rsidRPr="00C02BB1" w:rsidRDefault="00C02BB1" w:rsidP="00C02BB1">
            <w:pPr>
              <w:rPr>
                <w:ins w:id="695" w:author="Patrick Das" w:date="2025-07-11T14:03:00Z"/>
              </w:rPr>
            </w:pPr>
            <w:ins w:id="696" w:author="Patrick Das" w:date="2025-07-11T14:03:00Z">
              <w:r w:rsidRPr="00C02BB1">
                <w:t>Lepcha</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69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79374D48" w14:textId="77777777" w:rsidR="00C02BB1" w:rsidRPr="00C02BB1" w:rsidRDefault="00C02BB1" w:rsidP="00C02BB1">
            <w:pPr>
              <w:rPr>
                <w:ins w:id="698" w:author="Patrick Das" w:date="2025-07-11T14:03:00Z"/>
                <w:u w:val="single"/>
              </w:rPr>
            </w:pPr>
            <w:ins w:id="699" w:author="Patrick Das" w:date="2025-07-11T14:03:00Z">
              <w:r w:rsidRPr="00C02BB1">
                <w:rPr>
                  <w:u w:val="single"/>
                </w:rPr>
                <w:fldChar w:fldCharType="begin"/>
              </w:r>
              <w:r w:rsidRPr="00C02BB1">
                <w:rPr>
                  <w:u w:val="single"/>
                </w:rPr>
                <w:instrText>HYPERLINK "https://glottolog.org/resource/languoid/id/lepc1244" \t "_blank"</w:instrText>
              </w:r>
              <w:r w:rsidRPr="00C02BB1">
                <w:rPr>
                  <w:u w:val="single"/>
                </w:rPr>
              </w:r>
              <w:r w:rsidRPr="00C02BB1">
                <w:rPr>
                  <w:u w:val="single"/>
                </w:rPr>
                <w:fldChar w:fldCharType="separate"/>
              </w:r>
              <w:r w:rsidRPr="00C02BB1">
                <w:rPr>
                  <w:rStyle w:val="Hyperlink"/>
                </w:rPr>
                <w:t>lepc1244</w:t>
              </w:r>
            </w:ins>
            <w:ins w:id="70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70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599CC78E" w14:textId="77777777" w:rsidR="00C02BB1" w:rsidRPr="00C02BB1" w:rsidRDefault="00C02BB1" w:rsidP="00C02BB1">
            <w:pPr>
              <w:rPr>
                <w:ins w:id="702" w:author="Patrick Das" w:date="2025-07-11T14:03:00Z"/>
              </w:rPr>
            </w:pPr>
            <w:proofErr w:type="spellStart"/>
            <w:ins w:id="703" w:author="Patrick Das" w:date="2025-07-11T14:03:00Z">
              <w:r w:rsidRPr="00C02BB1">
                <w:t>Himalayish</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70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1B32E5DC" w14:textId="77777777" w:rsidR="00C02BB1" w:rsidRPr="00C02BB1" w:rsidRDefault="00C02BB1" w:rsidP="00C02BB1">
            <w:pPr>
              <w:rPr>
                <w:ins w:id="705" w:author="Patrick Das" w:date="2025-07-11T14:03:00Z"/>
              </w:rPr>
            </w:pPr>
            <w:proofErr w:type="spellStart"/>
            <w:ins w:id="706" w:author="Patrick Das" w:date="2025-07-11T14:03:00Z">
              <w:r w:rsidRPr="00C02BB1">
                <w:t>Himalayish</w:t>
              </w:r>
              <w:proofErr w:type="spellEnd"/>
            </w:ins>
          </w:p>
        </w:tc>
      </w:tr>
      <w:tr w:rsidR="00C02BB1" w:rsidRPr="00C02BB1" w14:paraId="1D7C75C1" w14:textId="77777777" w:rsidTr="00FA50FE">
        <w:trPr>
          <w:trHeight w:val="315"/>
          <w:ins w:id="707" w:author="Patrick Das" w:date="2025-07-11T14:03:00Z"/>
          <w:trPrChange w:id="70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Change w:id="70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4C56E5CC" w14:textId="77777777" w:rsidR="00C02BB1" w:rsidRPr="00C02BB1" w:rsidRDefault="00C02BB1" w:rsidP="00C02BB1">
            <w:pPr>
              <w:rPr>
                <w:ins w:id="710" w:author="Patrick Das" w:date="2025-07-11T14:03:00Z"/>
              </w:rPr>
            </w:pPr>
            <w:proofErr w:type="spellStart"/>
            <w:ins w:id="711" w:author="Patrick Das" w:date="2025-07-11T14:03:00Z">
              <w:r w:rsidRPr="00C02BB1">
                <w:t>Puroik</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1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F6019B9" w14:textId="77777777" w:rsidR="00C02BB1" w:rsidRPr="00C02BB1" w:rsidRDefault="00C02BB1" w:rsidP="00C02BB1">
            <w:pPr>
              <w:rPr>
                <w:ins w:id="713" w:author="Patrick Das" w:date="2025-07-11T14:03:00Z"/>
                <w:u w:val="single"/>
              </w:rPr>
            </w:pPr>
            <w:ins w:id="714" w:author="Patrick Das" w:date="2025-07-11T14:03:00Z">
              <w:r w:rsidRPr="00C02BB1">
                <w:rPr>
                  <w:u w:val="single"/>
                </w:rPr>
                <w:fldChar w:fldCharType="begin"/>
              </w:r>
              <w:r w:rsidRPr="00C02BB1">
                <w:rPr>
                  <w:u w:val="single"/>
                </w:rPr>
                <w:instrText>HYPERLINK "https://glottolog.org/resource/languoid/id/puro1234" \t "_blank"</w:instrText>
              </w:r>
              <w:r w:rsidRPr="00C02BB1">
                <w:rPr>
                  <w:u w:val="single"/>
                </w:rPr>
              </w:r>
              <w:r w:rsidRPr="00C02BB1">
                <w:rPr>
                  <w:u w:val="single"/>
                </w:rPr>
                <w:fldChar w:fldCharType="separate"/>
              </w:r>
              <w:r w:rsidRPr="00C02BB1">
                <w:rPr>
                  <w:rStyle w:val="Hyperlink"/>
                </w:rPr>
                <w:t>puro1234</w:t>
              </w:r>
            </w:ins>
            <w:ins w:id="71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71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4C7AEA5" w14:textId="77777777" w:rsidR="00C02BB1" w:rsidRPr="00C02BB1" w:rsidRDefault="00C02BB1" w:rsidP="00C02BB1">
            <w:pPr>
              <w:rPr>
                <w:ins w:id="717" w:author="Patrick Das" w:date="2025-07-11T14:03:00Z"/>
              </w:rPr>
            </w:pPr>
            <w:ins w:id="718" w:author="Patrick Das" w:date="2025-07-11T14:03:00Z">
              <w:r w:rsidRPr="00C02BB1">
                <w:t>Kho-Bwa</w:t>
              </w:r>
            </w:ins>
          </w:p>
        </w:tc>
        <w:tc>
          <w:tcPr>
            <w:tcW w:w="2693"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Change w:id="71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tcPrChange>
          </w:tcPr>
          <w:p w14:paraId="02D0C0AE" w14:textId="77777777" w:rsidR="00C02BB1" w:rsidRPr="00C02BB1" w:rsidRDefault="00C02BB1" w:rsidP="00C02BB1">
            <w:pPr>
              <w:rPr>
                <w:ins w:id="720" w:author="Patrick Das" w:date="2025-07-11T14:03:00Z"/>
              </w:rPr>
            </w:pPr>
            <w:ins w:id="721" w:author="Patrick Das" w:date="2025-07-11T14:03:00Z">
              <w:r w:rsidRPr="00C02BB1">
                <w:t>Kho-Bwa</w:t>
              </w:r>
            </w:ins>
          </w:p>
        </w:tc>
      </w:tr>
      <w:tr w:rsidR="00C02BB1" w:rsidRPr="00C02BB1" w14:paraId="4CCF6DB4" w14:textId="77777777" w:rsidTr="00FA50FE">
        <w:trPr>
          <w:trHeight w:val="315"/>
          <w:ins w:id="722" w:author="Patrick Das" w:date="2025-07-11T14:03:00Z"/>
          <w:trPrChange w:id="723"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24"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ABE3CD7" w14:textId="77777777" w:rsidR="00C02BB1" w:rsidRPr="00C02BB1" w:rsidRDefault="00C02BB1" w:rsidP="00C02BB1">
            <w:pPr>
              <w:rPr>
                <w:ins w:id="725" w:author="Patrick Das" w:date="2025-07-11T14:03:00Z"/>
              </w:rPr>
            </w:pPr>
            <w:ins w:id="726" w:author="Patrick Das" w:date="2025-07-11T14:03:00Z">
              <w:r w:rsidRPr="00C02BB1">
                <w:t>Miji</w:t>
              </w:r>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27"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0FF90783" w14:textId="77777777" w:rsidR="00C02BB1" w:rsidRPr="00C02BB1" w:rsidRDefault="00C02BB1" w:rsidP="00C02BB1">
            <w:pPr>
              <w:rPr>
                <w:ins w:id="728" w:author="Patrick Das" w:date="2025-07-11T14:03:00Z"/>
                <w:u w:val="single"/>
              </w:rPr>
            </w:pPr>
            <w:ins w:id="729" w:author="Patrick Das" w:date="2025-07-11T14:03:00Z">
              <w:r w:rsidRPr="00C02BB1">
                <w:rPr>
                  <w:u w:val="single"/>
                </w:rPr>
                <w:fldChar w:fldCharType="begin"/>
              </w:r>
              <w:r w:rsidRPr="00C02BB1">
                <w:rPr>
                  <w:u w:val="single"/>
                </w:rPr>
                <w:instrText>HYPERLINK "https://glottolog.org/resource/languoid/id/miji1239" \t "_blank"</w:instrText>
              </w:r>
              <w:r w:rsidRPr="00C02BB1">
                <w:rPr>
                  <w:u w:val="single"/>
                </w:rPr>
              </w:r>
              <w:r w:rsidRPr="00C02BB1">
                <w:rPr>
                  <w:u w:val="single"/>
                </w:rPr>
                <w:fldChar w:fldCharType="separate"/>
              </w:r>
              <w:r w:rsidRPr="00C02BB1">
                <w:rPr>
                  <w:rStyle w:val="Hyperlink"/>
                </w:rPr>
                <w:t>miji1239</w:t>
              </w:r>
            </w:ins>
            <w:ins w:id="730"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31"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5FA1EF80" w14:textId="77777777" w:rsidR="00C02BB1" w:rsidRPr="00C02BB1" w:rsidRDefault="00C02BB1" w:rsidP="00C02BB1">
            <w:pPr>
              <w:rPr>
                <w:ins w:id="732" w:author="Patrick Das" w:date="2025-07-11T14:03:00Z"/>
              </w:rPr>
            </w:pPr>
            <w:ins w:id="733" w:author="Patrick Das" w:date="2025-07-11T14:03:00Z">
              <w:r w:rsidRPr="00C02BB1">
                <w:t>Miji</w:t>
              </w:r>
            </w:ins>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34"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2CB23CB3" w14:textId="77777777" w:rsidR="00C02BB1" w:rsidRPr="00C02BB1" w:rsidRDefault="00C02BB1" w:rsidP="00C02BB1">
            <w:pPr>
              <w:rPr>
                <w:ins w:id="735" w:author="Patrick Das" w:date="2025-07-11T14:03:00Z"/>
              </w:rPr>
            </w:pPr>
            <w:ins w:id="736" w:author="Patrick Das" w:date="2025-07-11T14:03:00Z">
              <w:r w:rsidRPr="00C02BB1">
                <w:t>Miji</w:t>
              </w:r>
            </w:ins>
          </w:p>
        </w:tc>
      </w:tr>
      <w:tr w:rsidR="00C02BB1" w:rsidRPr="00C02BB1" w14:paraId="7A21F412" w14:textId="77777777" w:rsidTr="00FA50FE">
        <w:trPr>
          <w:trHeight w:val="315"/>
          <w:ins w:id="737" w:author="Patrick Das" w:date="2025-07-11T14:03:00Z"/>
          <w:trPrChange w:id="738" w:author="Patrick Das" w:date="2025-07-11T15:07:00Z" w16du:dateUtc="2025-07-11T09:37:00Z">
            <w:trPr>
              <w:gridAfter w:val="0"/>
              <w:trHeight w:val="315"/>
            </w:trPr>
          </w:trPrChange>
        </w:trPr>
        <w:tc>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39" w:author="Patrick Das" w:date="2025-07-11T15:07:00Z" w16du:dateUtc="2025-07-11T09:37:00Z">
              <w:tcPr>
                <w:tcW w:w="0" w:type="auto"/>
                <w:tcBorders>
                  <w:top w:val="single" w:sz="6" w:space="0" w:color="CCCCCC"/>
                  <w:left w:val="single" w:sz="6" w:space="0" w:color="000000"/>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CB06197" w14:textId="77777777" w:rsidR="00C02BB1" w:rsidRPr="00C02BB1" w:rsidRDefault="00C02BB1" w:rsidP="00C02BB1">
            <w:pPr>
              <w:rPr>
                <w:ins w:id="740" w:author="Patrick Das" w:date="2025-07-11T14:03:00Z"/>
              </w:rPr>
            </w:pPr>
            <w:ins w:id="741" w:author="Patrick Das" w:date="2025-07-11T14:03:00Z">
              <w:r w:rsidRPr="00C02BB1">
                <w:t>Trung/</w:t>
              </w:r>
              <w:proofErr w:type="spellStart"/>
              <w:r w:rsidRPr="00C02BB1">
                <w:t>Drung</w:t>
              </w:r>
              <w:proofErr w:type="spellEnd"/>
            </w:ins>
          </w:p>
        </w:tc>
        <w:tc>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42"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083759BA" w14:textId="77777777" w:rsidR="00C02BB1" w:rsidRPr="00C02BB1" w:rsidRDefault="00C02BB1" w:rsidP="00C02BB1">
            <w:pPr>
              <w:rPr>
                <w:ins w:id="743" w:author="Patrick Das" w:date="2025-07-11T14:03:00Z"/>
                <w:u w:val="single"/>
              </w:rPr>
            </w:pPr>
            <w:ins w:id="744" w:author="Patrick Das" w:date="2025-07-11T14:03:00Z">
              <w:r w:rsidRPr="00C02BB1">
                <w:rPr>
                  <w:u w:val="single"/>
                </w:rPr>
                <w:fldChar w:fldCharType="begin"/>
              </w:r>
              <w:r w:rsidRPr="00C02BB1">
                <w:rPr>
                  <w:u w:val="single"/>
                </w:rPr>
                <w:instrText>HYPERLINK "https://glottolog.org/resource/languoid/id/drun1238" \t "_blank"</w:instrText>
              </w:r>
              <w:r w:rsidRPr="00C02BB1">
                <w:rPr>
                  <w:u w:val="single"/>
                </w:rPr>
              </w:r>
              <w:r w:rsidRPr="00C02BB1">
                <w:rPr>
                  <w:u w:val="single"/>
                </w:rPr>
                <w:fldChar w:fldCharType="separate"/>
              </w:r>
              <w:r w:rsidRPr="00C02BB1">
                <w:rPr>
                  <w:rStyle w:val="Hyperlink"/>
                </w:rPr>
                <w:t>drun1238</w:t>
              </w:r>
            </w:ins>
            <w:ins w:id="745" w:author="Patrick Das" w:date="2025-07-11T14:03:00Z" w16du:dateUtc="2025-07-11T08:33:00Z">
              <w:r w:rsidRPr="00C02BB1">
                <w:fldChar w:fldCharType="end"/>
              </w:r>
            </w:ins>
          </w:p>
        </w:tc>
        <w:tc>
          <w:tcPr>
            <w:tcW w:w="3791"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46" w:author="Patrick Das" w:date="2025-07-11T15:07:00Z" w16du:dateUtc="2025-07-11T09:37:00Z">
              <w:tcPr>
                <w:tcW w:w="0" w:type="auto"/>
                <w:gridSpan w:val="2"/>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E79F3F6" w14:textId="77777777" w:rsidR="00C02BB1" w:rsidRPr="00C02BB1" w:rsidRDefault="00C02BB1" w:rsidP="00C02BB1">
            <w:pPr>
              <w:rPr>
                <w:ins w:id="747" w:author="Patrick Das" w:date="2025-07-11T14:03:00Z"/>
              </w:rPr>
            </w:pPr>
            <w:proofErr w:type="spellStart"/>
            <w:ins w:id="748" w:author="Patrick Das" w:date="2025-07-11T14:03:00Z">
              <w:r w:rsidRPr="00C02BB1">
                <w:t>Nungish</w:t>
              </w:r>
              <w:proofErr w:type="spellEnd"/>
            </w:ins>
          </w:p>
        </w:tc>
        <w:tc>
          <w:tcPr>
            <w:tcW w:w="2693" w:type="dxa"/>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Change w:id="749" w:author="Patrick Das" w:date="2025-07-11T15:07:00Z" w16du:dateUtc="2025-07-11T09:37:00Z">
              <w:tcPr>
                <w:tcW w:w="0" w:type="auto"/>
                <w:tcBorders>
                  <w:top w:val="single" w:sz="6" w:space="0" w:color="CCCCCC"/>
                  <w:left w:val="single" w:sz="6" w:space="0" w:color="CCCCCC"/>
                  <w:bottom w:val="single" w:sz="6" w:space="0" w:color="000000"/>
                  <w:right w:val="single" w:sz="6" w:space="0" w:color="000000"/>
                </w:tcBorders>
                <w:shd w:val="clear" w:color="auto" w:fill="FEF2CD"/>
                <w:tcMar>
                  <w:top w:w="30" w:type="dxa"/>
                  <w:left w:w="45" w:type="dxa"/>
                  <w:bottom w:w="30" w:type="dxa"/>
                  <w:right w:w="45" w:type="dxa"/>
                </w:tcMar>
                <w:vAlign w:val="bottom"/>
                <w:hideMark/>
              </w:tcPr>
            </w:tcPrChange>
          </w:tcPr>
          <w:p w14:paraId="4E8C5EE9" w14:textId="77777777" w:rsidR="00C02BB1" w:rsidRPr="00C02BB1" w:rsidRDefault="00C02BB1" w:rsidP="00C02BB1">
            <w:pPr>
              <w:rPr>
                <w:ins w:id="750" w:author="Patrick Das" w:date="2025-07-11T14:03:00Z"/>
              </w:rPr>
            </w:pPr>
            <w:proofErr w:type="spellStart"/>
            <w:ins w:id="751" w:author="Patrick Das" w:date="2025-07-11T14:03:00Z">
              <w:r w:rsidRPr="00C02BB1">
                <w:t>Gunong</w:t>
              </w:r>
              <w:proofErr w:type="spellEnd"/>
            </w:ins>
          </w:p>
        </w:tc>
      </w:tr>
    </w:tbl>
    <w:p w14:paraId="4D6C1E0B" w14:textId="77777777" w:rsidR="00C02BB1" w:rsidRDefault="00C02BB1" w:rsidP="00090842">
      <w:pPr>
        <w:rPr>
          <w:ins w:id="752" w:author="Patrick Das" w:date="2025-07-11T14:03:00Z" w16du:dateUtc="2025-07-11T08:33:00Z"/>
        </w:rPr>
      </w:pPr>
    </w:p>
    <w:p w14:paraId="3E10F8C4" w14:textId="538489BF" w:rsidR="00AB6C20" w:rsidRPr="008F7F84" w:rsidRDefault="009A1096" w:rsidP="00090842">
      <w:r w:rsidRPr="009A1096">
        <w:t xml:space="preserve">For each language, I consulted research papers, grammars, and ethnographies. Examples of basic intransitive and transitive clauses were extracted, primarily from sections on "argument indexation," "case marking," "agreement," or "person marking." Information on social, cultural, and geographic aspects either came from descriptions in the linguistic source reference, or when inadequate, ethnographies and research papers on the speech community. </w:t>
      </w:r>
      <w:ins w:id="753" w:author="Patrick Das" w:date="2025-07-11T13:51:00Z" w16du:dateUtc="2025-07-11T08:21:00Z">
        <w:r w:rsidR="00F13AB1">
          <w:t xml:space="preserve">For two languages, I reached out to researchers working on the language to fill out a questionnaire. </w:t>
        </w:r>
      </w:ins>
      <w:r w:rsidR="00A704CC">
        <w:t xml:space="preserve">The coding of this data into variables is described below, but for further details refer to Appendix </w:t>
      </w:r>
      <w:ins w:id="754" w:author="Patrick Das" w:date="2025-07-11T14:27:00Z" w16du:dateUtc="2025-07-11T08:57:00Z">
        <w:r w:rsidR="00DF6E9E">
          <w:t>A</w:t>
        </w:r>
      </w:ins>
      <w:del w:id="755" w:author="Patrick Das" w:date="2025-07-11T14:27:00Z" w16du:dateUtc="2025-07-11T08:57:00Z">
        <w:r w:rsidR="00A704CC" w:rsidDel="00DF6E9E">
          <w:delText>B</w:delText>
        </w:r>
      </w:del>
      <w:ins w:id="756" w:author="Patrick Das" w:date="2025-07-11T13:51:00Z" w16du:dateUtc="2025-07-11T08:21:00Z">
        <w:r w:rsidR="000D4A1D">
          <w:t>, alongside the full questionnaire</w:t>
        </w:r>
      </w:ins>
      <w:ins w:id="757" w:author="Patrick Das" w:date="2025-07-11T15:11:00Z" w16du:dateUtc="2025-07-11T09:41:00Z">
        <w:r w:rsidR="00BC6501">
          <w:t xml:space="preserve"> and full list of references. </w:t>
        </w:r>
      </w:ins>
      <w:del w:id="758" w:author="Patrick Das" w:date="2025-07-11T15:11:00Z" w16du:dateUtc="2025-07-11T09:41:00Z">
        <w:r w:rsidR="00A704CC" w:rsidDel="00BC6501">
          <w:delText xml:space="preserve">. </w:delText>
        </w:r>
      </w:del>
    </w:p>
    <w:p w14:paraId="0BB412BB" w14:textId="0CE9A1CD" w:rsidR="008E5538" w:rsidRDefault="008E5538" w:rsidP="008E5538">
      <w:pPr>
        <w:pStyle w:val="Heading2"/>
      </w:pPr>
      <w:r>
        <w:t>Sociocultural variables</w:t>
      </w:r>
    </w:p>
    <w:p w14:paraId="165AD91A" w14:textId="6AAA6E28" w:rsidR="00746F68" w:rsidRPr="008F7F84" w:rsidRDefault="00746F68" w:rsidP="006E1F74">
      <w:r w:rsidRPr="008F7F84">
        <w:t xml:space="preserve">Based on Scott (2009) and </w:t>
      </w:r>
      <w:proofErr w:type="spellStart"/>
      <w:r w:rsidRPr="008F7F84">
        <w:t>DeLancey</w:t>
      </w:r>
      <w:proofErr w:type="spellEnd"/>
      <w:r w:rsidRPr="008F7F84">
        <w:t xml:space="preserve"> (201</w:t>
      </w:r>
      <w:r w:rsidR="0095228B">
        <w:t>4</w:t>
      </w:r>
      <w:r w:rsidRPr="008F7F84">
        <w:t xml:space="preserve">), I tracked four key sociocultural variables as indicators of </w:t>
      </w:r>
      <w:commentRangeStart w:id="759"/>
      <w:r w:rsidRPr="008F7F84">
        <w:t>'Hill</w:t>
      </w:r>
      <w:ins w:id="760" w:author="Patrick Das" w:date="2025-07-11T13:54:00Z" w16du:dateUtc="2025-07-11T08:24:00Z">
        <w:r w:rsidR="00854F24">
          <w:t>’</w:t>
        </w:r>
      </w:ins>
      <w:r w:rsidRPr="008F7F84">
        <w:t>-ness</w:t>
      </w:r>
      <w:del w:id="761" w:author="Patrick Das" w:date="2025-07-11T13:54:00Z" w16du:dateUtc="2025-07-11T08:24:00Z">
        <w:r w:rsidRPr="008F7F84" w:rsidDel="00854F24">
          <w:delText>'</w:delText>
        </w:r>
      </w:del>
      <w:r w:rsidRPr="008F7F84">
        <w:t xml:space="preserve"> or 'Valley'-ness</w:t>
      </w:r>
      <w:commentRangeEnd w:id="759"/>
      <w:r w:rsidR="002B4157">
        <w:rPr>
          <w:rStyle w:val="CommentReference"/>
        </w:rPr>
        <w:commentReference w:id="759"/>
      </w:r>
      <w:r w:rsidRPr="008F7F84">
        <w:t xml:space="preserve">. These are: intensity of agriculture, speaker population, level of political organization, and whether the language is spoken as an L2. As </w:t>
      </w:r>
      <w:proofErr w:type="spellStart"/>
      <w:r w:rsidRPr="008F7F84">
        <w:t>DeLancey</w:t>
      </w:r>
      <w:proofErr w:type="spellEnd"/>
      <w:r w:rsidRPr="008F7F84">
        <w:t xml:space="preserve"> (2014:79) </w:t>
      </w:r>
      <w:r>
        <w:t>writes</w:t>
      </w:r>
      <w:r w:rsidRPr="008F7F84">
        <w:t xml:space="preserve">: </w:t>
      </w:r>
      <w:r w:rsidRPr="008F7F84">
        <w:rPr>
          <w:i/>
          <w:iCs/>
        </w:rPr>
        <w:t xml:space="preserve">“Valley peoples are wet-rice farmers, with cities, kings, armies, writing, and institutionalized religion... Valley cultures are imperialistic... Thus, Valley </w:t>
      </w:r>
      <w:r w:rsidRPr="008F7F84">
        <w:rPr>
          <w:i/>
          <w:iCs/>
        </w:rPr>
        <w:lastRenderedPageBreak/>
        <w:t>languages are necessarily exoteric. In contrast... Hill peoples practice swidden agriculture, and live in small communities with no higher-level political organization... Thus, their languages tend to be esoteric"</w:t>
      </w:r>
      <w:r w:rsidRPr="008F7F84">
        <w:t xml:space="preserve">. </w:t>
      </w:r>
    </w:p>
    <w:p w14:paraId="533BA199" w14:textId="527942C2" w:rsidR="000D00C7" w:rsidRPr="008C19FE" w:rsidRDefault="00746F68" w:rsidP="006E1F74">
      <w:r w:rsidRPr="008F7F84">
        <w:t>This framework connects Valley cultures with exoteric language use, wet-rice cultivation, complex political organization, and a large speaker population. Hill cultures are then associated by opposition</w:t>
      </w:r>
      <w:del w:id="762" w:author="Hannah Haynie" w:date="2025-07-02T08:33:00Z" w16du:dateUtc="2025-07-02T14:33:00Z">
        <w:r w:rsidRPr="008F7F84" w:rsidDel="00771EB3">
          <w:delText>,</w:delText>
        </w:r>
      </w:del>
      <w:r w:rsidRPr="008F7F84">
        <w:t xml:space="preserve"> with esoteric language use, shifting/swidden (jhum) agriculture, and small, locally organized speech communities.</w:t>
      </w:r>
      <w:ins w:id="763" w:author="Patrick Das" w:date="2025-07-11T13:59:00Z" w16du:dateUtc="2025-07-11T08:29:00Z">
        <w:r w:rsidR="009E65CC">
          <w:t xml:space="preserve"> </w:t>
        </w:r>
      </w:ins>
      <w:ins w:id="764" w:author="Patrick Das" w:date="2025-07-11T14:04:00Z" w16du:dateUtc="2025-07-11T08:34:00Z">
        <w:r w:rsidR="000A387B">
          <w:t>These traits were operatio</w:t>
        </w:r>
      </w:ins>
      <w:ins w:id="765" w:author="Patrick Das" w:date="2025-07-11T14:05:00Z" w16du:dateUtc="2025-07-11T08:35:00Z">
        <w:r w:rsidR="000A387B">
          <w:t xml:space="preserve">nalized as the variables </w:t>
        </w:r>
        <w:r w:rsidR="000A387B">
          <w:rPr>
            <w:i/>
            <w:iCs/>
          </w:rPr>
          <w:t>L2_status</w:t>
        </w:r>
        <w:r w:rsidR="000A387B">
          <w:t xml:space="preserve">, </w:t>
        </w:r>
        <w:proofErr w:type="spellStart"/>
        <w:r w:rsidR="000A387B">
          <w:rPr>
            <w:i/>
            <w:iCs/>
          </w:rPr>
          <w:t>agricultural_intensity</w:t>
        </w:r>
        <w:proofErr w:type="spellEnd"/>
        <w:r w:rsidR="000A387B">
          <w:t xml:space="preserve">, </w:t>
        </w:r>
        <w:proofErr w:type="spellStart"/>
        <w:r w:rsidR="008C19FE">
          <w:rPr>
            <w:i/>
            <w:iCs/>
          </w:rPr>
          <w:t>political_organization</w:t>
        </w:r>
        <w:proofErr w:type="spellEnd"/>
        <w:r w:rsidR="008C19FE">
          <w:t xml:space="preserve">, and </w:t>
        </w:r>
        <w:proofErr w:type="spellStart"/>
        <w:r w:rsidR="008C19FE">
          <w:rPr>
            <w:i/>
            <w:iCs/>
          </w:rPr>
          <w:t>population_size</w:t>
        </w:r>
      </w:ins>
      <w:proofErr w:type="spellEnd"/>
      <w:ins w:id="766" w:author="Patrick Das" w:date="2025-07-11T14:07:00Z" w16du:dateUtc="2025-07-11T08:37:00Z">
        <w:r w:rsidR="001B33EE">
          <w:t xml:space="preserve">, which were then used to </w:t>
        </w:r>
      </w:ins>
      <w:ins w:id="767" w:author="Patrick Das" w:date="2025-07-11T14:09:00Z" w16du:dateUtc="2025-07-11T08:39:00Z">
        <w:r w:rsidR="006262FC">
          <w:t xml:space="preserve">give a Hill and Valley score to languages. </w:t>
        </w:r>
      </w:ins>
      <w:ins w:id="768" w:author="Patrick Das" w:date="2025-07-11T14:10:00Z" w16du:dateUtc="2025-07-11T08:40:00Z">
        <w:r w:rsidR="00F47FA2">
          <w:t>These scores were summed to classify a language as Hill</w:t>
        </w:r>
      </w:ins>
      <w:ins w:id="769" w:author="Patrick Das" w:date="2025-07-11T14:11:00Z" w16du:dateUtc="2025-07-11T08:41:00Z">
        <w:r w:rsidR="00C22F1B">
          <w:t xml:space="preserve"> or Valley, based on which score was higher (if both scores were equal, the language was classified as Split). </w:t>
        </w:r>
      </w:ins>
    </w:p>
    <w:p w14:paraId="1BC01BCD" w14:textId="63566EBE" w:rsidR="00746F68" w:rsidRPr="008F7F84" w:rsidRDefault="00746F68" w:rsidP="006E1F74">
      <w:r w:rsidRPr="008F7F84">
        <w:t xml:space="preserve">Whether a language is spoken as an L2 is identified by </w:t>
      </w:r>
      <w:proofErr w:type="spellStart"/>
      <w:r w:rsidRPr="008F7F84">
        <w:t>DeLancey</w:t>
      </w:r>
      <w:proofErr w:type="spellEnd"/>
      <w:r w:rsidRPr="008F7F84">
        <w:t xml:space="preserve"> (2014, 2015) as a primary </w:t>
      </w:r>
      <w:ins w:id="770" w:author="Patrick Das" w:date="2025-07-11T13:54:00Z" w16du:dateUtc="2025-07-11T08:24:00Z">
        <w:r w:rsidR="00854F24">
          <w:t>factor</w:t>
        </w:r>
      </w:ins>
      <w:commentRangeStart w:id="771"/>
      <w:del w:id="772" w:author="Patrick Das" w:date="2025-07-11T13:54:00Z" w16du:dateUtc="2025-07-11T08:24:00Z">
        <w:r w:rsidRPr="008F7F84" w:rsidDel="00854F24">
          <w:delText>determinant</w:delText>
        </w:r>
      </w:del>
      <w:r w:rsidRPr="008F7F84">
        <w:t xml:space="preserve"> </w:t>
      </w:r>
      <w:commentRangeEnd w:id="771"/>
      <w:r w:rsidR="00771EB3">
        <w:rPr>
          <w:rStyle w:val="CommentReference"/>
        </w:rPr>
        <w:commentReference w:id="771"/>
      </w:r>
      <w:r w:rsidRPr="008F7F84">
        <w:t xml:space="preserve">for morphological simplification. In fact, he strongly suggests that large-scale contact may be the only circumstance in which (radical) simplification occurs. It is not clarified what </w:t>
      </w:r>
      <w:commentRangeStart w:id="773"/>
      <w:r w:rsidRPr="008F7F84">
        <w:t>level</w:t>
      </w:r>
      <w:ins w:id="774" w:author="Patrick Das" w:date="2025-07-11T14:07:00Z" w16du:dateUtc="2025-07-11T08:37:00Z">
        <w:r w:rsidR="00DF1294">
          <w:t>/kind</w:t>
        </w:r>
      </w:ins>
      <w:r w:rsidRPr="008F7F84">
        <w:t xml:space="preserve"> </w:t>
      </w:r>
      <w:commentRangeEnd w:id="773"/>
      <w:r w:rsidR="00771EB3">
        <w:rPr>
          <w:rStyle w:val="CommentReference"/>
        </w:rPr>
        <w:commentReference w:id="773"/>
      </w:r>
      <w:r w:rsidRPr="008F7F84">
        <w:t xml:space="preserve">of simplification is radical, but he strongly argues that this is what happened in the history of Bodo-Garo languages (p. 78) – which shows a complete loss of verbal indexing paradigms (and a shift to agglutinating morphology). I coded </w:t>
      </w:r>
      <w:del w:id="775" w:author="Hannah Haynie" w:date="2025-07-02T08:35:00Z" w16du:dateUtc="2025-07-02T14:35:00Z">
        <w:r w:rsidRPr="00DF1294" w:rsidDel="00771EB3">
          <w:rPr>
            <w:i/>
            <w:iCs/>
            <w:rPrChange w:id="776" w:author="Patrick Das" w:date="2025-07-11T14:08:00Z" w16du:dateUtc="2025-07-11T08:38:00Z">
              <w:rPr/>
            </w:rPrChange>
          </w:rPr>
          <w:delText>this</w:delText>
        </w:r>
        <w:r w:rsidR="00A54ED0" w:rsidRPr="00DF1294" w:rsidDel="00771EB3">
          <w:rPr>
            <w:i/>
            <w:iCs/>
            <w:rPrChange w:id="777" w:author="Patrick Das" w:date="2025-07-11T14:08:00Z" w16du:dateUtc="2025-07-11T08:38:00Z">
              <w:rPr/>
            </w:rPrChange>
          </w:rPr>
          <w:delText xml:space="preserve"> </w:delText>
        </w:r>
      </w:del>
      <w:ins w:id="778" w:author="Hannah Haynie" w:date="2025-07-02T08:35:00Z" w16du:dateUtc="2025-07-02T14:35:00Z">
        <w:r w:rsidR="00771EB3" w:rsidRPr="00DF1294">
          <w:rPr>
            <w:i/>
            <w:iCs/>
            <w:rPrChange w:id="779" w:author="Patrick Das" w:date="2025-07-11T14:08:00Z" w16du:dateUtc="2025-07-11T08:38:00Z">
              <w:rPr/>
            </w:rPrChange>
          </w:rPr>
          <w:t>L2</w:t>
        </w:r>
      </w:ins>
      <w:ins w:id="780" w:author="Patrick Das" w:date="2025-07-11T14:08:00Z" w16du:dateUtc="2025-07-11T08:38:00Z">
        <w:r w:rsidR="00DF1294" w:rsidRPr="00DF1294">
          <w:rPr>
            <w:i/>
            <w:iCs/>
            <w:rPrChange w:id="781" w:author="Patrick Das" w:date="2025-07-11T14:08:00Z" w16du:dateUtc="2025-07-11T08:38:00Z">
              <w:rPr/>
            </w:rPrChange>
          </w:rPr>
          <w:t>_status</w:t>
        </w:r>
      </w:ins>
      <w:ins w:id="782" w:author="Hannah Haynie" w:date="2025-07-02T08:35:00Z" w16du:dateUtc="2025-07-02T14:35:00Z">
        <w:r w:rsidR="00771EB3">
          <w:t xml:space="preserve"> </w:t>
        </w:r>
        <w:del w:id="783" w:author="Patrick Das" w:date="2025-07-11T14:08:00Z" w16du:dateUtc="2025-07-11T08:38:00Z">
          <w:r w:rsidR="00771EB3" w:rsidDel="00DF1294">
            <w:delText xml:space="preserve">usage </w:delText>
          </w:r>
        </w:del>
      </w:ins>
      <w:r w:rsidR="00A54ED0">
        <w:t>as a binary</w:t>
      </w:r>
      <w:r w:rsidRPr="008F7F84">
        <w:t xml:space="preserve"> variable</w:t>
      </w:r>
      <w:r w:rsidR="004F5C19">
        <w:t xml:space="preserve"> </w:t>
      </w:r>
      <w:del w:id="784" w:author="Patrick Das" w:date="2025-07-11T14:08:00Z" w16du:dateUtc="2025-07-11T08:38:00Z">
        <w:r w:rsidR="004F5C19" w:rsidDel="00DF1294">
          <w:delText>(</w:delText>
        </w:r>
        <w:r w:rsidR="00D07FCC" w:rsidDel="00DF1294">
          <w:rPr>
            <w:i/>
            <w:iCs/>
          </w:rPr>
          <w:delText>L2_status</w:delText>
        </w:r>
        <w:r w:rsidR="00D07FCC" w:rsidDel="00DF1294">
          <w:delText>)</w:delText>
        </w:r>
        <w:r w:rsidRPr="008F7F84" w:rsidDel="00DF1294">
          <w:delText xml:space="preserve"> </w:delText>
        </w:r>
      </w:del>
      <w:r w:rsidRPr="008F7F84">
        <w:t xml:space="preserve">based on information in grammars (both from the speech community and others), ethnographies, and articles on multilingualism in sub-areas inside the EHR. Considering the claim that ‘large-scale contact’ is what leads to simplification, I assumed if there is no mention of another language being spoken by another community in </w:t>
      </w:r>
      <w:r w:rsidR="0029342D">
        <w:t>any of</w:t>
      </w:r>
      <w:r w:rsidRPr="008F7F84">
        <w:t xml:space="preserve"> the sources I consulted, it is not widespread enough to deserve mention, and hence not the kind of intense contact we think leads to simplification.</w:t>
      </w:r>
      <w:ins w:id="785" w:author="Patrick Das" w:date="2025-07-11T14:08:00Z" w16du:dateUtc="2025-07-11T08:38:00Z">
        <w:r w:rsidR="00DF1294">
          <w:t xml:space="preserve"> </w:t>
        </w:r>
      </w:ins>
      <w:ins w:id="786" w:author="Patrick Das" w:date="2025-07-11T14:09:00Z" w16du:dateUtc="2025-07-11T08:39:00Z">
        <w:r w:rsidR="006262FC">
          <w:t>L</w:t>
        </w:r>
        <w:r w:rsidR="006262FC" w:rsidRPr="008F7F84">
          <w:t xml:space="preserve">anguages spoken as an L2 were </w:t>
        </w:r>
        <w:r w:rsidR="006262FC">
          <w:t>scored</w:t>
        </w:r>
        <w:r w:rsidR="006262FC" w:rsidRPr="008F7F84">
          <w:t xml:space="preserve"> as Valley, while languages that were not commonly spoken as an L2 were </w:t>
        </w:r>
        <w:r w:rsidR="006262FC">
          <w:t>scored</w:t>
        </w:r>
        <w:r w:rsidR="006262FC" w:rsidRPr="008F7F84">
          <w:t xml:space="preserve"> as Hill</w:t>
        </w:r>
      </w:ins>
      <w:ins w:id="787" w:author="Patrick Das" w:date="2025-07-11T14:11:00Z" w16du:dateUtc="2025-07-11T08:41:00Z">
        <w:r w:rsidR="002659F9">
          <w:t>.</w:t>
        </w:r>
      </w:ins>
    </w:p>
    <w:p w14:paraId="33F75660" w14:textId="5ABF13DB" w:rsidR="00746F68" w:rsidRDefault="00746F68" w:rsidP="006E1F74">
      <w:pPr>
        <w:rPr>
          <w:ins w:id="788" w:author="Patrick Das" w:date="2025-07-11T14:13:00Z" w16du:dateUtc="2025-07-11T08:43:00Z"/>
        </w:rPr>
      </w:pPr>
      <w:r w:rsidRPr="008F7F84">
        <w:t>Scott (2009) gives paramount importance to agriculture in the formation of Hill and Valley societies. He writes: “</w:t>
      </w:r>
      <w:r w:rsidRPr="008F7F84">
        <w:rPr>
          <w:i/>
          <w:iCs/>
        </w:rPr>
        <w:t>The permanent association of the state and sedentary agriculture is at the center of this story</w:t>
      </w:r>
      <w:r w:rsidRPr="008F7F84">
        <w:t xml:space="preserve">” (p. 9). In the valleys, people can practice wet-rice agriculture, which both supports a large population, and binds it to an area, crucial for state-making (p. 41). On the other hand, </w:t>
      </w:r>
      <w:r w:rsidR="00671AFE">
        <w:t>shifting</w:t>
      </w:r>
      <w:r w:rsidRPr="008F7F84">
        <w:t xml:space="preserve"> agriculture, which involves dispersed populations, mixed cropping, and less labor (hence binding a smaller population to its upkeep), ‘is the anathema to all state-makers’ (p. 77). For comparability, I first coded agricultural intensity referencing the Ethnographic Atlas (Murdock et al</w:t>
      </w:r>
      <w:ins w:id="789" w:author="Hannah Haynie" w:date="2025-07-02T21:39:00Z" w16du:dateUtc="2025-07-03T03:39:00Z">
        <w:r w:rsidR="003239A4">
          <w:t>.</w:t>
        </w:r>
      </w:ins>
      <w:r w:rsidRPr="008F7F84">
        <w:t>, 1999) feature 28 (Agriculture: Intensity). However, it soon became clear that in the EHR, only three of the five codes from the Ethnographic Atlas variable can be observed: horticulturalists,</w:t>
      </w:r>
      <w:r w:rsidR="00671AFE">
        <w:t xml:space="preserve"> </w:t>
      </w:r>
      <w:r w:rsidRPr="008F7F84">
        <w:t xml:space="preserve">shifting agriculturalists, and intensive agriculturalists. Furthermore, some groups seem to practice both shifting and </w:t>
      </w:r>
      <w:r w:rsidRPr="008F7F84">
        <w:lastRenderedPageBreak/>
        <w:t xml:space="preserve">intensive (wet-rice) agriculture (such as Tiwa, </w:t>
      </w:r>
      <w:proofErr w:type="spellStart"/>
      <w:r w:rsidRPr="008F7F84">
        <w:t>Doloi</w:t>
      </w:r>
      <w:proofErr w:type="spellEnd"/>
      <w:r w:rsidRPr="008F7F84">
        <w:t xml:space="preserve"> et al</w:t>
      </w:r>
      <w:ins w:id="790" w:author="Hannah Haynie" w:date="2025-07-02T21:39:00Z" w16du:dateUtc="2025-07-03T03:39:00Z">
        <w:r w:rsidR="003239A4">
          <w:t>.</w:t>
        </w:r>
      </w:ins>
      <w:r w:rsidRPr="008F7F84">
        <w:t xml:space="preserve"> 2024:4). So, I revised this variable to have three values: non-intensive (including shifting agriculture and horticulture), mixed (when they practice both), and intensive (wet-rice agriculture). I used information from grammars, ethnographies, research papers on agricultural practices, and where available, I used the existing code from the Ethnographic Atlas feature. </w:t>
      </w:r>
    </w:p>
    <w:p w14:paraId="4D31B1E5" w14:textId="3ADD90DA" w:rsidR="00C136B1" w:rsidRDefault="00C136B1">
      <w:pPr>
        <w:pStyle w:val="Caption"/>
        <w:keepNext/>
        <w:rPr>
          <w:ins w:id="791" w:author="Patrick Das" w:date="2025-07-11T14:16:00Z" w16du:dateUtc="2025-07-11T08:46:00Z"/>
        </w:rPr>
        <w:pPrChange w:id="792" w:author="Patrick Das" w:date="2025-07-11T14:16:00Z" w16du:dateUtc="2025-07-11T08:46:00Z">
          <w:pPr/>
        </w:pPrChange>
      </w:pPr>
      <w:ins w:id="793" w:author="Patrick Das" w:date="2025-07-11T14:16:00Z" w16du:dateUtc="2025-07-11T08:46:00Z">
        <w:r>
          <w:t xml:space="preserve">Table </w:t>
        </w:r>
      </w:ins>
      <w:ins w:id="794" w:author="Patrick Das" w:date="2025-07-14T12:52:00Z" w16du:dateUtc="2025-07-14T07:22:00Z">
        <w:r w:rsidR="001F6883">
          <w:fldChar w:fldCharType="begin"/>
        </w:r>
        <w:r w:rsidR="001F6883">
          <w:instrText xml:space="preserve"> SEQ Table \* ARABIC </w:instrText>
        </w:r>
      </w:ins>
      <w:r w:rsidR="001F6883">
        <w:fldChar w:fldCharType="separate"/>
      </w:r>
      <w:ins w:id="795" w:author="Patrick Das" w:date="2025-07-14T12:52:00Z" w16du:dateUtc="2025-07-14T07:22:00Z">
        <w:r w:rsidR="001F6883">
          <w:rPr>
            <w:noProof/>
          </w:rPr>
          <w:t>1</w:t>
        </w:r>
        <w:r w:rsidR="001F6883">
          <w:fldChar w:fldCharType="end"/>
        </w:r>
      </w:ins>
      <w:ins w:id="796" w:author="Patrick Das" w:date="2025-07-11T14:16:00Z" w16du:dateUtc="2025-07-11T08:46:00Z">
        <w:r>
          <w:t xml:space="preserve">: </w:t>
        </w:r>
        <w:r w:rsidRPr="000A5D7E">
          <w:t xml:space="preserve">Mapping of Ethnographic Atlas feature 28 (Agriculture: Intensity) </w:t>
        </w:r>
      </w:ins>
      <w:ins w:id="797" w:author="Patrick Das" w:date="2025-07-11T15:13:00Z" w16du:dateUtc="2025-07-11T09:43:00Z">
        <w:r w:rsidR="00640B49">
          <w:t xml:space="preserve">codes </w:t>
        </w:r>
      </w:ins>
      <w:ins w:id="798" w:author="Patrick Das" w:date="2025-07-11T14:16:00Z" w16du:dateUtc="2025-07-11T08:46:00Z">
        <w:r w:rsidRPr="000A5D7E">
          <w:t xml:space="preserve">to </w:t>
        </w:r>
        <w:proofErr w:type="spellStart"/>
        <w:r w:rsidRPr="000A5D7E">
          <w:t>agricultural_intensity</w:t>
        </w:r>
        <w:proofErr w:type="spellEnd"/>
        <w:r w:rsidRPr="000A5D7E">
          <w:t xml:space="preserve"> variable</w:t>
        </w:r>
      </w:ins>
      <w:ins w:id="799" w:author="Patrick Das" w:date="2025-07-11T15:13:00Z" w16du:dateUtc="2025-07-11T09:43:00Z">
        <w:r w:rsidR="00640B49">
          <w:t xml:space="preserve"> and associated Hill/Valley </w:t>
        </w:r>
      </w:ins>
      <w:ins w:id="800" w:author="Patrick Das" w:date="2025-07-11T15:14:00Z" w16du:dateUtc="2025-07-11T09:44:00Z">
        <w:r w:rsidR="005E3FDC">
          <w:t>scoring</w:t>
        </w:r>
        <w:r w:rsidR="005E3FDC" w:rsidRPr="000A5D7E">
          <w:t xml:space="preserve"> in this stud</w:t>
        </w:r>
        <w:r w:rsidR="005E3FDC">
          <w:t>y</w:t>
        </w:r>
      </w:ins>
      <w:ins w:id="801" w:author="Patrick Das" w:date="2025-07-11T15:13:00Z" w16du:dateUtc="2025-07-11T09:43:00Z">
        <w:r w:rsidR="00640B49">
          <w:t>.</w:t>
        </w:r>
      </w:ins>
    </w:p>
    <w:tbl>
      <w:tblPr>
        <w:tblStyle w:val="TableGrid"/>
        <w:tblW w:w="0" w:type="auto"/>
        <w:tblLook w:val="04A0" w:firstRow="1" w:lastRow="0" w:firstColumn="1" w:lastColumn="0" w:noHBand="0" w:noVBand="1"/>
        <w:tblPrChange w:id="802" w:author="Patrick Das" w:date="2025-07-11T14:14:00Z" w16du:dateUtc="2025-07-11T08:44:00Z">
          <w:tblPr>
            <w:tblStyle w:val="TableGrid"/>
            <w:tblW w:w="0" w:type="auto"/>
            <w:tblLook w:val="04A0" w:firstRow="1" w:lastRow="0" w:firstColumn="1" w:lastColumn="0" w:noHBand="0" w:noVBand="1"/>
          </w:tblPr>
        </w:tblPrChange>
      </w:tblPr>
      <w:tblGrid>
        <w:gridCol w:w="3397"/>
        <w:gridCol w:w="2836"/>
        <w:gridCol w:w="3117"/>
        <w:tblGridChange w:id="803">
          <w:tblGrid>
            <w:gridCol w:w="3116"/>
            <w:gridCol w:w="281"/>
            <w:gridCol w:w="2836"/>
            <w:gridCol w:w="3117"/>
          </w:tblGrid>
        </w:tblGridChange>
      </w:tblGrid>
      <w:tr w:rsidR="002659F9" w14:paraId="0A167059" w14:textId="77777777" w:rsidTr="00F47326">
        <w:trPr>
          <w:ins w:id="804" w:author="Patrick Das" w:date="2025-07-11T14:13:00Z"/>
        </w:trPr>
        <w:tc>
          <w:tcPr>
            <w:tcW w:w="3397" w:type="dxa"/>
            <w:tcPrChange w:id="805" w:author="Patrick Das" w:date="2025-07-11T14:14:00Z" w16du:dateUtc="2025-07-11T08:44:00Z">
              <w:tcPr>
                <w:tcW w:w="3116" w:type="dxa"/>
              </w:tcPr>
            </w:tcPrChange>
          </w:tcPr>
          <w:p w14:paraId="5A459ABC" w14:textId="0D09839F" w:rsidR="002659F9" w:rsidRPr="00C136B1" w:rsidRDefault="002659F9" w:rsidP="006E1F74">
            <w:pPr>
              <w:rPr>
                <w:ins w:id="806" w:author="Patrick Das" w:date="2025-07-11T14:13:00Z" w16du:dateUtc="2025-07-11T08:43:00Z"/>
                <w:b/>
                <w:bCs/>
                <w:rPrChange w:id="807" w:author="Patrick Das" w:date="2025-07-11T14:17:00Z" w16du:dateUtc="2025-07-11T08:47:00Z">
                  <w:rPr>
                    <w:ins w:id="808" w:author="Patrick Das" w:date="2025-07-11T14:13:00Z" w16du:dateUtc="2025-07-11T08:43:00Z"/>
                  </w:rPr>
                </w:rPrChange>
              </w:rPr>
            </w:pPr>
            <w:ins w:id="809" w:author="Patrick Das" w:date="2025-07-11T14:13:00Z" w16du:dateUtc="2025-07-11T08:43:00Z">
              <w:r w:rsidRPr="00C136B1">
                <w:rPr>
                  <w:b/>
                  <w:bCs/>
                  <w:rPrChange w:id="810" w:author="Patrick Das" w:date="2025-07-11T14:17:00Z" w16du:dateUtc="2025-07-11T08:47:00Z">
                    <w:rPr/>
                  </w:rPrChange>
                </w:rPr>
                <w:t>E</w:t>
              </w:r>
              <w:r w:rsidR="006233F4" w:rsidRPr="00C136B1">
                <w:rPr>
                  <w:b/>
                  <w:bCs/>
                  <w:rPrChange w:id="811" w:author="Patrick Das" w:date="2025-07-11T14:17:00Z" w16du:dateUtc="2025-07-11T08:47:00Z">
                    <w:rPr/>
                  </w:rPrChange>
                </w:rPr>
                <w:t>A</w:t>
              </w:r>
            </w:ins>
            <w:ins w:id="812" w:author="Patrick Das" w:date="2025-07-11T14:14:00Z" w16du:dateUtc="2025-07-11T08:44:00Z">
              <w:r w:rsidR="00F47326" w:rsidRPr="00C136B1">
                <w:rPr>
                  <w:b/>
                  <w:bCs/>
                  <w:rPrChange w:id="813" w:author="Patrick Das" w:date="2025-07-11T14:17:00Z" w16du:dateUtc="2025-07-11T08:47:00Z">
                    <w:rPr/>
                  </w:rPrChange>
                </w:rPr>
                <w:t>0</w:t>
              </w:r>
            </w:ins>
            <w:ins w:id="814" w:author="Patrick Das" w:date="2025-07-11T14:13:00Z" w16du:dateUtc="2025-07-11T08:43:00Z">
              <w:r w:rsidR="006233F4" w:rsidRPr="00C136B1">
                <w:rPr>
                  <w:b/>
                  <w:bCs/>
                  <w:rPrChange w:id="815" w:author="Patrick Das" w:date="2025-07-11T14:17:00Z" w16du:dateUtc="2025-07-11T08:47:00Z">
                    <w:rPr/>
                  </w:rPrChange>
                </w:rPr>
                <w:t>28 (Agricultu</w:t>
              </w:r>
            </w:ins>
            <w:ins w:id="816" w:author="Patrick Das" w:date="2025-07-11T14:14:00Z" w16du:dateUtc="2025-07-11T08:44:00Z">
              <w:r w:rsidR="00F47326" w:rsidRPr="00C136B1">
                <w:rPr>
                  <w:b/>
                  <w:bCs/>
                  <w:rPrChange w:id="817" w:author="Patrick Das" w:date="2025-07-11T14:17:00Z" w16du:dateUtc="2025-07-11T08:47:00Z">
                    <w:rPr/>
                  </w:rPrChange>
                </w:rPr>
                <w:t>re:</w:t>
              </w:r>
            </w:ins>
            <w:ins w:id="818" w:author="Patrick Das" w:date="2025-07-11T14:13:00Z" w16du:dateUtc="2025-07-11T08:43:00Z">
              <w:r w:rsidR="006233F4" w:rsidRPr="00C136B1">
                <w:rPr>
                  <w:b/>
                  <w:bCs/>
                  <w:rPrChange w:id="819" w:author="Patrick Das" w:date="2025-07-11T14:17:00Z" w16du:dateUtc="2025-07-11T08:47:00Z">
                    <w:rPr/>
                  </w:rPrChange>
                </w:rPr>
                <w:t xml:space="preserve"> Intensity)</w:t>
              </w:r>
            </w:ins>
          </w:p>
        </w:tc>
        <w:tc>
          <w:tcPr>
            <w:tcW w:w="2836" w:type="dxa"/>
            <w:tcPrChange w:id="820" w:author="Patrick Das" w:date="2025-07-11T14:14:00Z" w16du:dateUtc="2025-07-11T08:44:00Z">
              <w:tcPr>
                <w:tcW w:w="3117" w:type="dxa"/>
                <w:gridSpan w:val="2"/>
              </w:tcPr>
            </w:tcPrChange>
          </w:tcPr>
          <w:p w14:paraId="3B4E010E" w14:textId="622C4A46" w:rsidR="002659F9" w:rsidRPr="00C136B1" w:rsidRDefault="00C136B1" w:rsidP="006E1F74">
            <w:pPr>
              <w:rPr>
                <w:ins w:id="821" w:author="Patrick Das" w:date="2025-07-11T14:13:00Z" w16du:dateUtc="2025-07-11T08:43:00Z"/>
                <w:b/>
                <w:bCs/>
                <w:rPrChange w:id="822" w:author="Patrick Das" w:date="2025-07-11T14:17:00Z" w16du:dateUtc="2025-07-11T08:47:00Z">
                  <w:rPr>
                    <w:ins w:id="823" w:author="Patrick Das" w:date="2025-07-11T14:13:00Z" w16du:dateUtc="2025-07-11T08:43:00Z"/>
                  </w:rPr>
                </w:rPrChange>
              </w:rPr>
            </w:pPr>
            <w:ins w:id="824" w:author="Patrick Das" w:date="2025-07-11T14:14:00Z" w16du:dateUtc="2025-07-11T08:44:00Z">
              <w:r w:rsidRPr="00C136B1">
                <w:rPr>
                  <w:b/>
                  <w:bCs/>
                  <w:rPrChange w:id="825" w:author="Patrick Das" w:date="2025-07-11T14:17:00Z" w16du:dateUtc="2025-07-11T08:47:00Z">
                    <w:rPr/>
                  </w:rPrChange>
                </w:rPr>
                <w:t>Revised coding</w:t>
              </w:r>
            </w:ins>
          </w:p>
        </w:tc>
        <w:tc>
          <w:tcPr>
            <w:tcW w:w="3117" w:type="dxa"/>
            <w:tcPrChange w:id="826" w:author="Patrick Das" w:date="2025-07-11T14:14:00Z" w16du:dateUtc="2025-07-11T08:44:00Z">
              <w:tcPr>
                <w:tcW w:w="3117" w:type="dxa"/>
              </w:tcPr>
            </w:tcPrChange>
          </w:tcPr>
          <w:p w14:paraId="3A8B38FF" w14:textId="54BA9320" w:rsidR="002659F9" w:rsidRPr="00C136B1" w:rsidRDefault="00C136B1" w:rsidP="006E1F74">
            <w:pPr>
              <w:rPr>
                <w:ins w:id="827" w:author="Patrick Das" w:date="2025-07-11T14:13:00Z" w16du:dateUtc="2025-07-11T08:43:00Z"/>
                <w:b/>
                <w:bCs/>
                <w:rPrChange w:id="828" w:author="Patrick Das" w:date="2025-07-11T14:17:00Z" w16du:dateUtc="2025-07-11T08:47:00Z">
                  <w:rPr>
                    <w:ins w:id="829" w:author="Patrick Das" w:date="2025-07-11T14:13:00Z" w16du:dateUtc="2025-07-11T08:43:00Z"/>
                  </w:rPr>
                </w:rPrChange>
              </w:rPr>
            </w:pPr>
            <w:ins w:id="830" w:author="Patrick Das" w:date="2025-07-11T14:15:00Z" w16du:dateUtc="2025-07-11T08:45:00Z">
              <w:r w:rsidRPr="00C136B1">
                <w:rPr>
                  <w:b/>
                  <w:bCs/>
                  <w:rPrChange w:id="831" w:author="Patrick Das" w:date="2025-07-11T14:17:00Z" w16du:dateUtc="2025-07-11T08:47:00Z">
                    <w:rPr/>
                  </w:rPrChange>
                </w:rPr>
                <w:t>Hill/Valley scoring</w:t>
              </w:r>
            </w:ins>
          </w:p>
        </w:tc>
      </w:tr>
      <w:tr w:rsidR="002659F9" w14:paraId="54E1060B" w14:textId="77777777" w:rsidTr="00F47326">
        <w:trPr>
          <w:ins w:id="832" w:author="Patrick Das" w:date="2025-07-11T14:13:00Z"/>
        </w:trPr>
        <w:tc>
          <w:tcPr>
            <w:tcW w:w="3397" w:type="dxa"/>
            <w:tcPrChange w:id="833" w:author="Patrick Das" w:date="2025-07-11T14:14:00Z" w16du:dateUtc="2025-07-11T08:44:00Z">
              <w:tcPr>
                <w:tcW w:w="3116" w:type="dxa"/>
              </w:tcPr>
            </w:tcPrChange>
          </w:tcPr>
          <w:p w14:paraId="19E0B46A" w14:textId="5DA66E88" w:rsidR="002659F9" w:rsidRDefault="006233F4" w:rsidP="006E1F74">
            <w:pPr>
              <w:rPr>
                <w:ins w:id="834" w:author="Patrick Das" w:date="2025-07-11T14:13:00Z" w16du:dateUtc="2025-07-11T08:43:00Z"/>
              </w:rPr>
            </w:pPr>
            <w:ins w:id="835" w:author="Patrick Das" w:date="2025-07-11T14:13:00Z" w16du:dateUtc="2025-07-11T08:43:00Z">
              <w:r>
                <w:t>Horticulture</w:t>
              </w:r>
            </w:ins>
          </w:p>
        </w:tc>
        <w:tc>
          <w:tcPr>
            <w:tcW w:w="2836" w:type="dxa"/>
            <w:tcPrChange w:id="836" w:author="Patrick Das" w:date="2025-07-11T14:14:00Z" w16du:dateUtc="2025-07-11T08:44:00Z">
              <w:tcPr>
                <w:tcW w:w="3117" w:type="dxa"/>
                <w:gridSpan w:val="2"/>
              </w:tcPr>
            </w:tcPrChange>
          </w:tcPr>
          <w:p w14:paraId="5C76152E" w14:textId="7AF12ECC" w:rsidR="00C136B1" w:rsidRDefault="00C136B1" w:rsidP="006E1F74">
            <w:pPr>
              <w:rPr>
                <w:ins w:id="837" w:author="Patrick Das" w:date="2025-07-11T14:13:00Z" w16du:dateUtc="2025-07-11T08:43:00Z"/>
              </w:rPr>
            </w:pPr>
            <w:ins w:id="838" w:author="Patrick Das" w:date="2025-07-11T14:15:00Z" w16du:dateUtc="2025-07-11T08:45:00Z">
              <w:r>
                <w:t>Non-intensive</w:t>
              </w:r>
            </w:ins>
          </w:p>
        </w:tc>
        <w:tc>
          <w:tcPr>
            <w:tcW w:w="3117" w:type="dxa"/>
            <w:tcPrChange w:id="839" w:author="Patrick Das" w:date="2025-07-11T14:14:00Z" w16du:dateUtc="2025-07-11T08:44:00Z">
              <w:tcPr>
                <w:tcW w:w="3117" w:type="dxa"/>
              </w:tcPr>
            </w:tcPrChange>
          </w:tcPr>
          <w:p w14:paraId="39177B46" w14:textId="6EA5D0D7" w:rsidR="002659F9" w:rsidRDefault="00C136B1" w:rsidP="006E1F74">
            <w:pPr>
              <w:rPr>
                <w:ins w:id="840" w:author="Patrick Das" w:date="2025-07-11T14:13:00Z" w16du:dateUtc="2025-07-11T08:43:00Z"/>
              </w:rPr>
            </w:pPr>
            <w:ins w:id="841" w:author="Patrick Das" w:date="2025-07-11T14:15:00Z" w16du:dateUtc="2025-07-11T08:45:00Z">
              <w:r>
                <w:t>Hill</w:t>
              </w:r>
            </w:ins>
          </w:p>
        </w:tc>
      </w:tr>
      <w:tr w:rsidR="002659F9" w14:paraId="44CDA9EC" w14:textId="77777777" w:rsidTr="00F47326">
        <w:trPr>
          <w:ins w:id="842" w:author="Patrick Das" w:date="2025-07-11T14:13:00Z"/>
        </w:trPr>
        <w:tc>
          <w:tcPr>
            <w:tcW w:w="3397" w:type="dxa"/>
            <w:tcPrChange w:id="843" w:author="Patrick Das" w:date="2025-07-11T14:14:00Z" w16du:dateUtc="2025-07-11T08:44:00Z">
              <w:tcPr>
                <w:tcW w:w="3116" w:type="dxa"/>
              </w:tcPr>
            </w:tcPrChange>
          </w:tcPr>
          <w:p w14:paraId="57B1B720" w14:textId="2E006F49" w:rsidR="002659F9" w:rsidRDefault="006233F4" w:rsidP="006E1F74">
            <w:pPr>
              <w:rPr>
                <w:ins w:id="844" w:author="Patrick Das" w:date="2025-07-11T14:13:00Z" w16du:dateUtc="2025-07-11T08:43:00Z"/>
              </w:rPr>
            </w:pPr>
            <w:ins w:id="845" w:author="Patrick Das" w:date="2025-07-11T14:13:00Z" w16du:dateUtc="2025-07-11T08:43:00Z">
              <w:r>
                <w:t>Shifting agriculture</w:t>
              </w:r>
            </w:ins>
          </w:p>
        </w:tc>
        <w:tc>
          <w:tcPr>
            <w:tcW w:w="2836" w:type="dxa"/>
            <w:tcPrChange w:id="846" w:author="Patrick Das" w:date="2025-07-11T14:14:00Z" w16du:dateUtc="2025-07-11T08:44:00Z">
              <w:tcPr>
                <w:tcW w:w="3117" w:type="dxa"/>
                <w:gridSpan w:val="2"/>
              </w:tcPr>
            </w:tcPrChange>
          </w:tcPr>
          <w:p w14:paraId="57CB2C60" w14:textId="0786E75B" w:rsidR="002659F9" w:rsidRDefault="00C136B1" w:rsidP="006E1F74">
            <w:pPr>
              <w:rPr>
                <w:ins w:id="847" w:author="Patrick Das" w:date="2025-07-11T14:13:00Z" w16du:dateUtc="2025-07-11T08:43:00Z"/>
              </w:rPr>
            </w:pPr>
            <w:ins w:id="848" w:author="Patrick Das" w:date="2025-07-11T14:15:00Z" w16du:dateUtc="2025-07-11T08:45:00Z">
              <w:r>
                <w:t>Non-intensive</w:t>
              </w:r>
            </w:ins>
          </w:p>
        </w:tc>
        <w:tc>
          <w:tcPr>
            <w:tcW w:w="3117" w:type="dxa"/>
            <w:tcPrChange w:id="849" w:author="Patrick Das" w:date="2025-07-11T14:14:00Z" w16du:dateUtc="2025-07-11T08:44:00Z">
              <w:tcPr>
                <w:tcW w:w="3117" w:type="dxa"/>
              </w:tcPr>
            </w:tcPrChange>
          </w:tcPr>
          <w:p w14:paraId="28725257" w14:textId="681D7CB1" w:rsidR="002659F9" w:rsidRDefault="00C136B1" w:rsidP="006E1F74">
            <w:pPr>
              <w:rPr>
                <w:ins w:id="850" w:author="Patrick Das" w:date="2025-07-11T14:13:00Z" w16du:dateUtc="2025-07-11T08:43:00Z"/>
              </w:rPr>
            </w:pPr>
            <w:ins w:id="851" w:author="Patrick Das" w:date="2025-07-11T14:15:00Z" w16du:dateUtc="2025-07-11T08:45:00Z">
              <w:r>
                <w:t>Hill</w:t>
              </w:r>
            </w:ins>
          </w:p>
        </w:tc>
      </w:tr>
      <w:tr w:rsidR="002659F9" w14:paraId="6CC03C6C" w14:textId="77777777" w:rsidTr="00F47326">
        <w:trPr>
          <w:ins w:id="852" w:author="Patrick Das" w:date="2025-07-11T14:13:00Z"/>
        </w:trPr>
        <w:tc>
          <w:tcPr>
            <w:tcW w:w="3397" w:type="dxa"/>
            <w:tcPrChange w:id="853" w:author="Patrick Das" w:date="2025-07-11T14:14:00Z" w16du:dateUtc="2025-07-11T08:44:00Z">
              <w:tcPr>
                <w:tcW w:w="3116" w:type="dxa"/>
              </w:tcPr>
            </w:tcPrChange>
          </w:tcPr>
          <w:p w14:paraId="20FCA62B" w14:textId="6DFE926D" w:rsidR="00C136B1" w:rsidRDefault="00C136B1" w:rsidP="006E1F74">
            <w:pPr>
              <w:rPr>
                <w:ins w:id="854" w:author="Patrick Das" w:date="2025-07-11T14:13:00Z" w16du:dateUtc="2025-07-11T08:43:00Z"/>
              </w:rPr>
            </w:pPr>
            <w:ins w:id="855" w:author="Patrick Das" w:date="2025-07-11T14:14:00Z" w16du:dateUtc="2025-07-11T08:44:00Z">
              <w:r>
                <w:t>Intensive</w:t>
              </w:r>
            </w:ins>
          </w:p>
        </w:tc>
        <w:tc>
          <w:tcPr>
            <w:tcW w:w="2836" w:type="dxa"/>
            <w:tcPrChange w:id="856" w:author="Patrick Das" w:date="2025-07-11T14:14:00Z" w16du:dateUtc="2025-07-11T08:44:00Z">
              <w:tcPr>
                <w:tcW w:w="3117" w:type="dxa"/>
                <w:gridSpan w:val="2"/>
              </w:tcPr>
            </w:tcPrChange>
          </w:tcPr>
          <w:p w14:paraId="177F7486" w14:textId="5D107EC7" w:rsidR="002659F9" w:rsidRDefault="00C136B1" w:rsidP="006E1F74">
            <w:pPr>
              <w:rPr>
                <w:ins w:id="857" w:author="Patrick Das" w:date="2025-07-11T14:13:00Z" w16du:dateUtc="2025-07-11T08:43:00Z"/>
              </w:rPr>
            </w:pPr>
            <w:ins w:id="858" w:author="Patrick Das" w:date="2025-07-11T14:15:00Z" w16du:dateUtc="2025-07-11T08:45:00Z">
              <w:r>
                <w:t>Intensive</w:t>
              </w:r>
            </w:ins>
          </w:p>
        </w:tc>
        <w:tc>
          <w:tcPr>
            <w:tcW w:w="3117" w:type="dxa"/>
            <w:tcPrChange w:id="859" w:author="Patrick Das" w:date="2025-07-11T14:14:00Z" w16du:dateUtc="2025-07-11T08:44:00Z">
              <w:tcPr>
                <w:tcW w:w="3117" w:type="dxa"/>
              </w:tcPr>
            </w:tcPrChange>
          </w:tcPr>
          <w:p w14:paraId="0FA5F54D" w14:textId="47028396" w:rsidR="002659F9" w:rsidRDefault="00C136B1" w:rsidP="006E1F74">
            <w:pPr>
              <w:rPr>
                <w:ins w:id="860" w:author="Patrick Das" w:date="2025-07-11T14:13:00Z" w16du:dateUtc="2025-07-11T08:43:00Z"/>
              </w:rPr>
            </w:pPr>
            <w:ins w:id="861" w:author="Patrick Das" w:date="2025-07-11T14:15:00Z" w16du:dateUtc="2025-07-11T08:45:00Z">
              <w:r>
                <w:t>Valley</w:t>
              </w:r>
            </w:ins>
          </w:p>
        </w:tc>
      </w:tr>
      <w:tr w:rsidR="002659F9" w14:paraId="4D974283" w14:textId="77777777" w:rsidTr="00F47326">
        <w:trPr>
          <w:ins w:id="862" w:author="Patrick Das" w:date="2025-07-11T14:13:00Z"/>
        </w:trPr>
        <w:tc>
          <w:tcPr>
            <w:tcW w:w="3397" w:type="dxa"/>
            <w:tcPrChange w:id="863" w:author="Patrick Das" w:date="2025-07-11T14:14:00Z" w16du:dateUtc="2025-07-11T08:44:00Z">
              <w:tcPr>
                <w:tcW w:w="3116" w:type="dxa"/>
              </w:tcPr>
            </w:tcPrChange>
          </w:tcPr>
          <w:p w14:paraId="25DAF6F1" w14:textId="2D05183A" w:rsidR="002659F9" w:rsidRDefault="00C136B1" w:rsidP="006E1F74">
            <w:pPr>
              <w:rPr>
                <w:ins w:id="864" w:author="Patrick Das" w:date="2025-07-11T14:13:00Z" w16du:dateUtc="2025-07-11T08:43:00Z"/>
              </w:rPr>
            </w:pPr>
            <w:ins w:id="865" w:author="Patrick Das" w:date="2025-07-11T14:14:00Z" w16du:dateUtc="2025-07-11T08:44:00Z">
              <w:r>
                <w:t>Intensive irrigated</w:t>
              </w:r>
            </w:ins>
          </w:p>
        </w:tc>
        <w:tc>
          <w:tcPr>
            <w:tcW w:w="2836" w:type="dxa"/>
            <w:tcPrChange w:id="866" w:author="Patrick Das" w:date="2025-07-11T14:14:00Z" w16du:dateUtc="2025-07-11T08:44:00Z">
              <w:tcPr>
                <w:tcW w:w="3117" w:type="dxa"/>
                <w:gridSpan w:val="2"/>
              </w:tcPr>
            </w:tcPrChange>
          </w:tcPr>
          <w:p w14:paraId="5C405131" w14:textId="3145FEB0" w:rsidR="002659F9" w:rsidRDefault="00C136B1" w:rsidP="006E1F74">
            <w:pPr>
              <w:rPr>
                <w:ins w:id="867" w:author="Patrick Das" w:date="2025-07-11T14:13:00Z" w16du:dateUtc="2025-07-11T08:43:00Z"/>
              </w:rPr>
            </w:pPr>
            <w:ins w:id="868" w:author="Patrick Das" w:date="2025-07-11T14:15:00Z" w16du:dateUtc="2025-07-11T08:45:00Z">
              <w:r>
                <w:t>Intensive</w:t>
              </w:r>
            </w:ins>
          </w:p>
        </w:tc>
        <w:tc>
          <w:tcPr>
            <w:tcW w:w="3117" w:type="dxa"/>
            <w:tcPrChange w:id="869" w:author="Patrick Das" w:date="2025-07-11T14:14:00Z" w16du:dateUtc="2025-07-11T08:44:00Z">
              <w:tcPr>
                <w:tcW w:w="3117" w:type="dxa"/>
              </w:tcPr>
            </w:tcPrChange>
          </w:tcPr>
          <w:p w14:paraId="2A77B63E" w14:textId="0195653B" w:rsidR="002659F9" w:rsidRDefault="00C136B1" w:rsidP="006E1F74">
            <w:pPr>
              <w:rPr>
                <w:ins w:id="870" w:author="Patrick Das" w:date="2025-07-11T14:13:00Z" w16du:dateUtc="2025-07-11T08:43:00Z"/>
              </w:rPr>
            </w:pPr>
            <w:ins w:id="871" w:author="Patrick Das" w:date="2025-07-11T14:15:00Z" w16du:dateUtc="2025-07-11T08:45:00Z">
              <w:r>
                <w:t>Valley</w:t>
              </w:r>
            </w:ins>
          </w:p>
        </w:tc>
      </w:tr>
      <w:tr w:rsidR="00C136B1" w14:paraId="2A849FB1" w14:textId="77777777" w:rsidTr="00F47326">
        <w:trPr>
          <w:ins w:id="872" w:author="Patrick Das" w:date="2025-07-11T14:15:00Z"/>
        </w:trPr>
        <w:tc>
          <w:tcPr>
            <w:tcW w:w="3397" w:type="dxa"/>
          </w:tcPr>
          <w:p w14:paraId="01DB0650" w14:textId="190C5451" w:rsidR="00C136B1" w:rsidRDefault="00C136B1" w:rsidP="006E1F74">
            <w:pPr>
              <w:rPr>
                <w:ins w:id="873" w:author="Patrick Das" w:date="2025-07-11T14:15:00Z" w16du:dateUtc="2025-07-11T08:45:00Z"/>
              </w:rPr>
            </w:pPr>
            <w:ins w:id="874" w:author="Patrick Das" w:date="2025-07-11T14:15:00Z" w16du:dateUtc="2025-07-11T08:45:00Z">
              <w:r>
                <w:t>None</w:t>
              </w:r>
            </w:ins>
          </w:p>
        </w:tc>
        <w:tc>
          <w:tcPr>
            <w:tcW w:w="2836" w:type="dxa"/>
          </w:tcPr>
          <w:p w14:paraId="4A8DD133" w14:textId="5D50BC66" w:rsidR="00C136B1" w:rsidRDefault="00C136B1" w:rsidP="006E1F74">
            <w:pPr>
              <w:rPr>
                <w:ins w:id="875" w:author="Patrick Das" w:date="2025-07-11T14:15:00Z" w16du:dateUtc="2025-07-11T08:45:00Z"/>
              </w:rPr>
            </w:pPr>
            <w:ins w:id="876" w:author="Patrick Das" w:date="2025-07-11T14:15:00Z" w16du:dateUtc="2025-07-11T08:45:00Z">
              <w:r>
                <w:t>Mixed</w:t>
              </w:r>
            </w:ins>
          </w:p>
        </w:tc>
        <w:tc>
          <w:tcPr>
            <w:tcW w:w="3117" w:type="dxa"/>
          </w:tcPr>
          <w:p w14:paraId="3D9F7CD4" w14:textId="1DAD74A1" w:rsidR="00C136B1" w:rsidRDefault="00C136B1">
            <w:pPr>
              <w:keepNext/>
              <w:rPr>
                <w:ins w:id="877" w:author="Patrick Das" w:date="2025-07-11T14:15:00Z" w16du:dateUtc="2025-07-11T08:45:00Z"/>
              </w:rPr>
              <w:pPrChange w:id="878" w:author="Patrick Das" w:date="2025-07-11T14:16:00Z" w16du:dateUtc="2025-07-11T08:46:00Z">
                <w:pPr/>
              </w:pPrChange>
            </w:pPr>
            <w:ins w:id="879" w:author="Patrick Das" w:date="2025-07-11T14:15:00Z" w16du:dateUtc="2025-07-11T08:45:00Z">
              <w:r>
                <w:t>None</w:t>
              </w:r>
            </w:ins>
          </w:p>
        </w:tc>
      </w:tr>
    </w:tbl>
    <w:p w14:paraId="679BF7D8" w14:textId="110F2478" w:rsidR="002659F9" w:rsidDel="00C136B1" w:rsidRDefault="002659F9" w:rsidP="006E1F74">
      <w:pPr>
        <w:rPr>
          <w:del w:id="880" w:author="Patrick Das" w:date="2025-07-11T14:16:00Z" w16du:dateUtc="2025-07-11T08:46:00Z"/>
        </w:rPr>
      </w:pPr>
    </w:p>
    <w:p w14:paraId="68646CBD" w14:textId="77777777" w:rsidR="00C136B1" w:rsidRPr="008F7F84" w:rsidRDefault="00C136B1">
      <w:pPr>
        <w:pStyle w:val="Caption"/>
        <w:rPr>
          <w:ins w:id="881" w:author="Patrick Das" w:date="2025-07-11T14:16:00Z" w16du:dateUtc="2025-07-11T08:46:00Z"/>
        </w:rPr>
        <w:pPrChange w:id="882" w:author="Patrick Das" w:date="2025-07-11T14:16:00Z" w16du:dateUtc="2025-07-11T08:46:00Z">
          <w:pPr/>
        </w:pPrChange>
      </w:pPr>
    </w:p>
    <w:p w14:paraId="32B95E9E" w14:textId="11CFBF20" w:rsidR="00746F68" w:rsidRDefault="00746F68" w:rsidP="006E1F74">
      <w:pPr>
        <w:rPr>
          <w:ins w:id="883" w:author="Patrick Das" w:date="2025-07-11T14:17:00Z" w16du:dateUtc="2025-07-11T08:47:00Z"/>
        </w:rPr>
      </w:pPr>
      <w:r w:rsidRPr="008F7F84">
        <w:t xml:space="preserve">For Scott (2009), the </w:t>
      </w:r>
      <w:r w:rsidR="001E6036">
        <w:t>term</w:t>
      </w:r>
      <w:r w:rsidRPr="008F7F84">
        <w:t xml:space="preserve"> </w:t>
      </w:r>
      <w:r w:rsidR="001E6036" w:rsidRPr="001E6036">
        <w:t>V</w:t>
      </w:r>
      <w:r w:rsidRPr="001E6036">
        <w:t>alley society</w:t>
      </w:r>
      <w:r w:rsidRPr="008F7F84">
        <w:t xml:space="preserve"> is synonymous with state: and </w:t>
      </w:r>
      <w:r w:rsidR="001E6036" w:rsidRPr="001E6036">
        <w:t>H</w:t>
      </w:r>
      <w:r w:rsidRPr="001E6036">
        <w:t>ill societies</w:t>
      </w:r>
      <w:r w:rsidRPr="008F7F84">
        <w:t xml:space="preserve"> are definitionally stateless – or rather, deliberately avoiding statehood, and so, they are ‘nonstate’ (p. 9). Scott considers that there have been state-projects in the hills, but few have succeeded, and is satisfied to consider them exceptions (p. 19). Scott relates a scale of ‘social units’ with state-incorporation, or their resistance – pointing out the most resistant kind of social structure, prevalent in the hill are acephalous (‘headless’) small aggregates of households (p. 208). On the other hand, Valley states consisted of agglomerations of petty chiefdoms, villages, and hamlets (p. 36). Similarly, </w:t>
      </w:r>
      <w:commentRangeStart w:id="884"/>
      <w:r w:rsidRPr="008F7F84">
        <w:t>I coded this variable with reference to the Ethnographic Atlas (Murdock et al</w:t>
      </w:r>
      <w:ins w:id="885" w:author="Hannah Haynie" w:date="2025-07-02T21:39:00Z" w16du:dateUtc="2025-07-03T03:39:00Z">
        <w:r w:rsidR="003239A4">
          <w:t>.</w:t>
        </w:r>
      </w:ins>
      <w:r w:rsidRPr="008F7F84">
        <w:t>, 1999) feature 33 (jurisdictional hierarchy beyond the local community</w:t>
      </w:r>
      <w:del w:id="886" w:author="Patrick Das" w:date="2025-07-11T13:57:00Z" w16du:dateUtc="2025-07-11T08:27:00Z">
        <w:r w:rsidRPr="008F7F84" w:rsidDel="002F729E">
          <w:delText>), and</w:delText>
        </w:r>
      </w:del>
      <w:ins w:id="887" w:author="Patrick Das" w:date="2025-07-11T13:57:00Z" w16du:dateUtc="2025-07-11T08:27:00Z">
        <w:r w:rsidR="002F729E" w:rsidRPr="008F7F84">
          <w:t>) and</w:t>
        </w:r>
      </w:ins>
      <w:r w:rsidRPr="008F7F84">
        <w:t xml:space="preserve"> adapted it to fit the binary Hill/Valley distinction</w:t>
      </w:r>
      <w:commentRangeEnd w:id="884"/>
      <w:r w:rsidR="00771EB3">
        <w:rPr>
          <w:rStyle w:val="CommentReference"/>
        </w:rPr>
        <w:commentReference w:id="884"/>
      </w:r>
      <w:r w:rsidRPr="008F7F84">
        <w:t xml:space="preserve">. The resulting variable is coded “1” for states, and “0” for acephalous or small collections of villages. </w:t>
      </w:r>
    </w:p>
    <w:p w14:paraId="0DE58DBC" w14:textId="5083F415" w:rsidR="00BC6501" w:rsidRDefault="00BC6501">
      <w:pPr>
        <w:pStyle w:val="Caption"/>
        <w:keepNext/>
        <w:rPr>
          <w:ins w:id="888" w:author="Patrick Das" w:date="2025-07-11T15:12:00Z" w16du:dateUtc="2025-07-11T09:42:00Z"/>
        </w:rPr>
        <w:pPrChange w:id="889" w:author="Patrick Das" w:date="2025-07-11T15:12:00Z" w16du:dateUtc="2025-07-11T09:42:00Z">
          <w:pPr/>
        </w:pPrChange>
      </w:pPr>
      <w:ins w:id="890" w:author="Patrick Das" w:date="2025-07-11T15:12:00Z" w16du:dateUtc="2025-07-11T09:42:00Z">
        <w:r>
          <w:t xml:space="preserve">Table </w:t>
        </w:r>
      </w:ins>
      <w:ins w:id="891" w:author="Patrick Das" w:date="2025-07-14T12:52:00Z" w16du:dateUtc="2025-07-14T07:22:00Z">
        <w:r w:rsidR="001F6883">
          <w:fldChar w:fldCharType="begin"/>
        </w:r>
        <w:r w:rsidR="001F6883">
          <w:instrText xml:space="preserve"> SEQ Table \* ARABIC </w:instrText>
        </w:r>
      </w:ins>
      <w:r w:rsidR="001F6883">
        <w:fldChar w:fldCharType="separate"/>
      </w:r>
      <w:ins w:id="892" w:author="Patrick Das" w:date="2025-07-14T12:52:00Z" w16du:dateUtc="2025-07-14T07:22:00Z">
        <w:r w:rsidR="001F6883">
          <w:rPr>
            <w:noProof/>
          </w:rPr>
          <w:t>2</w:t>
        </w:r>
        <w:r w:rsidR="001F6883">
          <w:fldChar w:fldCharType="end"/>
        </w:r>
      </w:ins>
      <w:ins w:id="893" w:author="Patrick Das" w:date="2025-07-11T15:12:00Z" w16du:dateUtc="2025-07-11T09:42:00Z">
        <w:r>
          <w:t>: Mapping of Ethnographic Atlas feature 33 (</w:t>
        </w:r>
      </w:ins>
      <w:ins w:id="894" w:author="Patrick Das" w:date="2025-07-11T15:13:00Z" w16du:dateUtc="2025-07-11T09:43:00Z">
        <w:r w:rsidR="00640B49">
          <w:t>j</w:t>
        </w:r>
      </w:ins>
      <w:ins w:id="895" w:author="Patrick Das" w:date="2025-07-11T15:13:00Z">
        <w:r w:rsidR="00640B49" w:rsidRPr="00640B49">
          <w:t>urisdictional hierarchy beyond local community</w:t>
        </w:r>
      </w:ins>
      <w:ins w:id="896" w:author="Patrick Das" w:date="2025-07-11T15:13:00Z" w16du:dateUtc="2025-07-11T09:43:00Z">
        <w:r w:rsidR="00640B49">
          <w:t xml:space="preserve">) codes to </w:t>
        </w:r>
        <w:proofErr w:type="spellStart"/>
        <w:r w:rsidR="00640B49">
          <w:t>political_organization</w:t>
        </w:r>
        <w:proofErr w:type="spellEnd"/>
        <w:r w:rsidR="00640B49">
          <w:t xml:space="preserve"> variable and associated Hill/Valley scoring</w:t>
        </w:r>
      </w:ins>
      <w:ins w:id="897" w:author="Patrick Das" w:date="2025-07-11T15:14:00Z" w16du:dateUtc="2025-07-11T09:44:00Z">
        <w:r w:rsidR="005E3FDC">
          <w:t xml:space="preserve"> in this study. </w:t>
        </w:r>
      </w:ins>
    </w:p>
    <w:tbl>
      <w:tblPr>
        <w:tblStyle w:val="TableGrid"/>
        <w:tblW w:w="0" w:type="auto"/>
        <w:tblLook w:val="04A0" w:firstRow="1" w:lastRow="0" w:firstColumn="1" w:lastColumn="0" w:noHBand="0" w:noVBand="1"/>
      </w:tblPr>
      <w:tblGrid>
        <w:gridCol w:w="3116"/>
        <w:gridCol w:w="3117"/>
        <w:gridCol w:w="3117"/>
      </w:tblGrid>
      <w:tr w:rsidR="00C136B1" w14:paraId="3C5C0424" w14:textId="77777777">
        <w:trPr>
          <w:ins w:id="898" w:author="Patrick Das" w:date="2025-07-11T14:17:00Z"/>
        </w:trPr>
        <w:tc>
          <w:tcPr>
            <w:tcW w:w="3116" w:type="dxa"/>
          </w:tcPr>
          <w:p w14:paraId="518954EC" w14:textId="61895C2E" w:rsidR="00C136B1" w:rsidRPr="00BC6501" w:rsidRDefault="009F0CBC" w:rsidP="006E1F74">
            <w:pPr>
              <w:rPr>
                <w:ins w:id="899" w:author="Patrick Das" w:date="2025-07-11T14:17:00Z" w16du:dateUtc="2025-07-11T08:47:00Z"/>
                <w:b/>
                <w:bCs/>
                <w:rPrChange w:id="900" w:author="Patrick Das" w:date="2025-07-11T15:12:00Z" w16du:dateUtc="2025-07-11T09:42:00Z">
                  <w:rPr>
                    <w:ins w:id="901" w:author="Patrick Das" w:date="2025-07-11T14:17:00Z" w16du:dateUtc="2025-07-11T08:47:00Z"/>
                  </w:rPr>
                </w:rPrChange>
              </w:rPr>
            </w:pPr>
            <w:ins w:id="902" w:author="Patrick Das" w:date="2025-07-11T14:17:00Z" w16du:dateUtc="2025-07-11T08:47:00Z">
              <w:r w:rsidRPr="00BC6501">
                <w:rPr>
                  <w:b/>
                  <w:bCs/>
                  <w:rPrChange w:id="903" w:author="Patrick Das" w:date="2025-07-11T15:12:00Z" w16du:dateUtc="2025-07-11T09:42:00Z">
                    <w:rPr/>
                  </w:rPrChange>
                </w:rPr>
                <w:t>EA033</w:t>
              </w:r>
            </w:ins>
          </w:p>
        </w:tc>
        <w:tc>
          <w:tcPr>
            <w:tcW w:w="3117" w:type="dxa"/>
          </w:tcPr>
          <w:p w14:paraId="1C8BC804" w14:textId="3397D552" w:rsidR="00C136B1" w:rsidRPr="00BC6501" w:rsidRDefault="009F0CBC" w:rsidP="006E1F74">
            <w:pPr>
              <w:rPr>
                <w:ins w:id="904" w:author="Patrick Das" w:date="2025-07-11T14:17:00Z" w16du:dateUtc="2025-07-11T08:47:00Z"/>
                <w:b/>
                <w:bCs/>
                <w:rPrChange w:id="905" w:author="Patrick Das" w:date="2025-07-11T15:12:00Z" w16du:dateUtc="2025-07-11T09:42:00Z">
                  <w:rPr>
                    <w:ins w:id="906" w:author="Patrick Das" w:date="2025-07-11T14:17:00Z" w16du:dateUtc="2025-07-11T08:47:00Z"/>
                  </w:rPr>
                </w:rPrChange>
              </w:rPr>
            </w:pPr>
            <w:ins w:id="907" w:author="Patrick Das" w:date="2025-07-11T14:17:00Z" w16du:dateUtc="2025-07-11T08:47:00Z">
              <w:r w:rsidRPr="00BC6501">
                <w:rPr>
                  <w:b/>
                  <w:bCs/>
                  <w:rPrChange w:id="908" w:author="Patrick Das" w:date="2025-07-11T15:12:00Z" w16du:dateUtc="2025-07-11T09:42:00Z">
                    <w:rPr/>
                  </w:rPrChange>
                </w:rPr>
                <w:t>Revised coding</w:t>
              </w:r>
            </w:ins>
          </w:p>
        </w:tc>
        <w:tc>
          <w:tcPr>
            <w:tcW w:w="3117" w:type="dxa"/>
          </w:tcPr>
          <w:p w14:paraId="3984F29B" w14:textId="2D30DEBB" w:rsidR="00C136B1" w:rsidRPr="00BC6501" w:rsidRDefault="009F0CBC" w:rsidP="006E1F74">
            <w:pPr>
              <w:rPr>
                <w:ins w:id="909" w:author="Patrick Das" w:date="2025-07-11T14:17:00Z" w16du:dateUtc="2025-07-11T08:47:00Z"/>
                <w:b/>
                <w:bCs/>
                <w:rPrChange w:id="910" w:author="Patrick Das" w:date="2025-07-11T15:12:00Z" w16du:dateUtc="2025-07-11T09:42:00Z">
                  <w:rPr>
                    <w:ins w:id="911" w:author="Patrick Das" w:date="2025-07-11T14:17:00Z" w16du:dateUtc="2025-07-11T08:47:00Z"/>
                  </w:rPr>
                </w:rPrChange>
              </w:rPr>
            </w:pPr>
            <w:ins w:id="912" w:author="Patrick Das" w:date="2025-07-11T14:17:00Z" w16du:dateUtc="2025-07-11T08:47:00Z">
              <w:r w:rsidRPr="00BC6501">
                <w:rPr>
                  <w:b/>
                  <w:bCs/>
                  <w:rPrChange w:id="913" w:author="Patrick Das" w:date="2025-07-11T15:12:00Z" w16du:dateUtc="2025-07-11T09:42:00Z">
                    <w:rPr/>
                  </w:rPrChange>
                </w:rPr>
                <w:t>Hill/Valley scoring</w:t>
              </w:r>
            </w:ins>
          </w:p>
        </w:tc>
      </w:tr>
      <w:tr w:rsidR="00C136B1" w14:paraId="64B3633D" w14:textId="77777777">
        <w:trPr>
          <w:ins w:id="914" w:author="Patrick Das" w:date="2025-07-11T14:17:00Z"/>
        </w:trPr>
        <w:tc>
          <w:tcPr>
            <w:tcW w:w="3116" w:type="dxa"/>
          </w:tcPr>
          <w:p w14:paraId="3117BF22" w14:textId="16488066" w:rsidR="00C136B1" w:rsidRDefault="002B4B09" w:rsidP="006E1F74">
            <w:pPr>
              <w:rPr>
                <w:ins w:id="915" w:author="Patrick Das" w:date="2025-07-11T14:17:00Z" w16du:dateUtc="2025-07-11T08:47:00Z"/>
              </w:rPr>
            </w:pPr>
            <w:ins w:id="916" w:author="Patrick Das" w:date="2025-07-11T14:17:00Z" w16du:dateUtc="2025-07-11T08:47:00Z">
              <w:r>
                <w:t>1 (Acephalous)</w:t>
              </w:r>
            </w:ins>
          </w:p>
        </w:tc>
        <w:tc>
          <w:tcPr>
            <w:tcW w:w="3117" w:type="dxa"/>
          </w:tcPr>
          <w:p w14:paraId="770C3DF6" w14:textId="6623AD77" w:rsidR="00C136B1" w:rsidRDefault="00F91E3A" w:rsidP="006E1F74">
            <w:pPr>
              <w:rPr>
                <w:ins w:id="917" w:author="Patrick Das" w:date="2025-07-11T14:17:00Z" w16du:dateUtc="2025-07-11T08:47:00Z"/>
              </w:rPr>
            </w:pPr>
            <w:ins w:id="918" w:author="Patrick Das" w:date="2025-07-11T14:20:00Z" w16du:dateUtc="2025-07-11T08:50:00Z">
              <w:r>
                <w:t>0</w:t>
              </w:r>
              <w:r w:rsidR="00C34839">
                <w:t xml:space="preserve"> (Acephalous, petty chiefdoms)</w:t>
              </w:r>
            </w:ins>
          </w:p>
        </w:tc>
        <w:tc>
          <w:tcPr>
            <w:tcW w:w="3117" w:type="dxa"/>
          </w:tcPr>
          <w:p w14:paraId="2BB1F291" w14:textId="144C8FB5" w:rsidR="00C136B1" w:rsidRDefault="00C34839" w:rsidP="006E1F74">
            <w:pPr>
              <w:rPr>
                <w:ins w:id="919" w:author="Patrick Das" w:date="2025-07-11T14:17:00Z" w16du:dateUtc="2025-07-11T08:47:00Z"/>
              </w:rPr>
            </w:pPr>
            <w:ins w:id="920" w:author="Patrick Das" w:date="2025-07-11T14:21:00Z" w16du:dateUtc="2025-07-11T08:51:00Z">
              <w:r>
                <w:t>Hill</w:t>
              </w:r>
            </w:ins>
          </w:p>
        </w:tc>
      </w:tr>
      <w:tr w:rsidR="00C136B1" w14:paraId="14937A27" w14:textId="77777777">
        <w:trPr>
          <w:ins w:id="921" w:author="Patrick Das" w:date="2025-07-11T14:17:00Z"/>
        </w:trPr>
        <w:tc>
          <w:tcPr>
            <w:tcW w:w="3116" w:type="dxa"/>
          </w:tcPr>
          <w:p w14:paraId="50F30EB3" w14:textId="10532BA5" w:rsidR="00C136B1" w:rsidRDefault="002B4B09" w:rsidP="006E1F74">
            <w:pPr>
              <w:rPr>
                <w:ins w:id="922" w:author="Patrick Das" w:date="2025-07-11T14:17:00Z" w16du:dateUtc="2025-07-11T08:47:00Z"/>
              </w:rPr>
            </w:pPr>
            <w:ins w:id="923" w:author="Patrick Das" w:date="2025-07-11T14:18:00Z" w16du:dateUtc="2025-07-11T08:48:00Z">
              <w:r>
                <w:t>2 (One level</w:t>
              </w:r>
            </w:ins>
            <w:ins w:id="924" w:author="Patrick Das" w:date="2025-07-11T14:19:00Z" w16du:dateUtc="2025-07-11T08:49:00Z">
              <w:r w:rsidR="00AF15D8">
                <w:t>, petty states/paramount chiefdoms)</w:t>
              </w:r>
            </w:ins>
          </w:p>
        </w:tc>
        <w:tc>
          <w:tcPr>
            <w:tcW w:w="3117" w:type="dxa"/>
          </w:tcPr>
          <w:p w14:paraId="1787C651" w14:textId="04CF4B09" w:rsidR="00C136B1" w:rsidRDefault="00F91E3A" w:rsidP="006E1F74">
            <w:pPr>
              <w:rPr>
                <w:ins w:id="925" w:author="Patrick Das" w:date="2025-07-11T14:17:00Z" w16du:dateUtc="2025-07-11T08:47:00Z"/>
              </w:rPr>
            </w:pPr>
            <w:ins w:id="926" w:author="Patrick Das" w:date="2025-07-11T14:20:00Z" w16du:dateUtc="2025-07-11T08:50:00Z">
              <w:r>
                <w:t>0</w:t>
              </w:r>
              <w:r w:rsidR="00C34839">
                <w:t xml:space="preserve"> (Acephalous, petty chiefdoms)</w:t>
              </w:r>
            </w:ins>
          </w:p>
        </w:tc>
        <w:tc>
          <w:tcPr>
            <w:tcW w:w="3117" w:type="dxa"/>
          </w:tcPr>
          <w:p w14:paraId="4ECFCA5F" w14:textId="5F7B96F9" w:rsidR="00C136B1" w:rsidRDefault="00C34839" w:rsidP="006E1F74">
            <w:pPr>
              <w:rPr>
                <w:ins w:id="927" w:author="Patrick Das" w:date="2025-07-11T14:17:00Z" w16du:dateUtc="2025-07-11T08:47:00Z"/>
              </w:rPr>
            </w:pPr>
            <w:ins w:id="928" w:author="Patrick Das" w:date="2025-07-11T14:21:00Z" w16du:dateUtc="2025-07-11T08:51:00Z">
              <w:r>
                <w:t>Hill</w:t>
              </w:r>
            </w:ins>
          </w:p>
        </w:tc>
      </w:tr>
      <w:tr w:rsidR="00C136B1" w14:paraId="097CD6E8" w14:textId="77777777">
        <w:trPr>
          <w:ins w:id="929" w:author="Patrick Das" w:date="2025-07-11T14:17:00Z"/>
        </w:trPr>
        <w:tc>
          <w:tcPr>
            <w:tcW w:w="3116" w:type="dxa"/>
          </w:tcPr>
          <w:p w14:paraId="78C1E343" w14:textId="0F89F5E1" w:rsidR="00C136B1" w:rsidRDefault="002B4B09" w:rsidP="006E1F74">
            <w:pPr>
              <w:rPr>
                <w:ins w:id="930" w:author="Patrick Das" w:date="2025-07-11T14:17:00Z" w16du:dateUtc="2025-07-11T08:47:00Z"/>
              </w:rPr>
            </w:pPr>
            <w:ins w:id="931" w:author="Patrick Das" w:date="2025-07-11T14:18:00Z" w16du:dateUtc="2025-07-11T08:48:00Z">
              <w:r>
                <w:t>3 (Two levels, petty states/paramount chiefdoms)</w:t>
              </w:r>
            </w:ins>
          </w:p>
        </w:tc>
        <w:tc>
          <w:tcPr>
            <w:tcW w:w="3117" w:type="dxa"/>
          </w:tcPr>
          <w:p w14:paraId="41386AEA" w14:textId="7A4A5BF7" w:rsidR="00C136B1" w:rsidRDefault="00F91E3A" w:rsidP="006E1F74">
            <w:pPr>
              <w:rPr>
                <w:ins w:id="932" w:author="Patrick Das" w:date="2025-07-11T14:17:00Z" w16du:dateUtc="2025-07-11T08:47:00Z"/>
              </w:rPr>
            </w:pPr>
            <w:ins w:id="933" w:author="Patrick Das" w:date="2025-07-11T14:20:00Z" w16du:dateUtc="2025-07-11T08:50:00Z">
              <w:r>
                <w:t>0</w:t>
              </w:r>
              <w:r w:rsidR="00C34839">
                <w:t xml:space="preserve"> (Acephalous, petty chiefdoms)</w:t>
              </w:r>
            </w:ins>
          </w:p>
        </w:tc>
        <w:tc>
          <w:tcPr>
            <w:tcW w:w="3117" w:type="dxa"/>
          </w:tcPr>
          <w:p w14:paraId="2C6A6A4D" w14:textId="2CBA47A4" w:rsidR="00C136B1" w:rsidRDefault="00C34839" w:rsidP="006E1F74">
            <w:pPr>
              <w:rPr>
                <w:ins w:id="934" w:author="Patrick Das" w:date="2025-07-11T14:17:00Z" w16du:dateUtc="2025-07-11T08:47:00Z"/>
              </w:rPr>
            </w:pPr>
            <w:ins w:id="935" w:author="Patrick Das" w:date="2025-07-11T14:21:00Z" w16du:dateUtc="2025-07-11T08:51:00Z">
              <w:r>
                <w:t>Hill</w:t>
              </w:r>
            </w:ins>
          </w:p>
        </w:tc>
      </w:tr>
      <w:tr w:rsidR="002B4B09" w14:paraId="59499D08" w14:textId="77777777">
        <w:trPr>
          <w:ins w:id="936" w:author="Patrick Das" w:date="2025-07-11T14:18:00Z"/>
        </w:trPr>
        <w:tc>
          <w:tcPr>
            <w:tcW w:w="3116" w:type="dxa"/>
          </w:tcPr>
          <w:p w14:paraId="04F94F51" w14:textId="6A3E9232" w:rsidR="002B4B09" w:rsidRDefault="002B4B09" w:rsidP="006E1F74">
            <w:pPr>
              <w:rPr>
                <w:ins w:id="937" w:author="Patrick Das" w:date="2025-07-11T14:18:00Z" w16du:dateUtc="2025-07-11T08:48:00Z"/>
              </w:rPr>
            </w:pPr>
            <w:ins w:id="938" w:author="Patrick Das" w:date="2025-07-11T14:18:00Z" w16du:dateUtc="2025-07-11T08:48:00Z">
              <w:r>
                <w:t>4</w:t>
              </w:r>
              <w:r w:rsidR="0077386C">
                <w:t xml:space="preserve"> </w:t>
              </w:r>
            </w:ins>
            <w:ins w:id="939" w:author="Patrick Das" w:date="2025-07-11T14:19:00Z" w16du:dateUtc="2025-07-11T08:49:00Z">
              <w:r w:rsidR="0077386C">
                <w:t xml:space="preserve">(Three levels, </w:t>
              </w:r>
              <w:r w:rsidR="00F91E3A">
                <w:t>larger states)</w:t>
              </w:r>
            </w:ins>
          </w:p>
        </w:tc>
        <w:tc>
          <w:tcPr>
            <w:tcW w:w="3117" w:type="dxa"/>
          </w:tcPr>
          <w:p w14:paraId="6B64986F" w14:textId="56AC060B" w:rsidR="002B4B09" w:rsidRDefault="00F91E3A" w:rsidP="006E1F74">
            <w:pPr>
              <w:rPr>
                <w:ins w:id="940" w:author="Patrick Das" w:date="2025-07-11T14:18:00Z" w16du:dateUtc="2025-07-11T08:48:00Z"/>
              </w:rPr>
            </w:pPr>
            <w:ins w:id="941" w:author="Patrick Das" w:date="2025-07-11T14:20:00Z" w16du:dateUtc="2025-07-11T08:50:00Z">
              <w:r>
                <w:t>1</w:t>
              </w:r>
              <w:r w:rsidR="00C34839">
                <w:t xml:space="preserve"> (</w:t>
              </w:r>
              <w:r>
                <w:t>States</w:t>
              </w:r>
              <w:r w:rsidR="00C34839">
                <w:t>)</w:t>
              </w:r>
            </w:ins>
          </w:p>
        </w:tc>
        <w:tc>
          <w:tcPr>
            <w:tcW w:w="3117" w:type="dxa"/>
          </w:tcPr>
          <w:p w14:paraId="0D38DB81" w14:textId="4D8EEEBB" w:rsidR="00C34839" w:rsidRDefault="00C34839" w:rsidP="006E1F74">
            <w:pPr>
              <w:rPr>
                <w:ins w:id="942" w:author="Patrick Das" w:date="2025-07-11T14:18:00Z" w16du:dateUtc="2025-07-11T08:48:00Z"/>
              </w:rPr>
            </w:pPr>
            <w:ins w:id="943" w:author="Patrick Das" w:date="2025-07-11T14:21:00Z" w16du:dateUtc="2025-07-11T08:51:00Z">
              <w:r>
                <w:t>Valley</w:t>
              </w:r>
            </w:ins>
          </w:p>
        </w:tc>
      </w:tr>
      <w:tr w:rsidR="002B4B09" w14:paraId="576FADA3" w14:textId="77777777">
        <w:trPr>
          <w:ins w:id="944" w:author="Patrick Das" w:date="2025-07-11T14:18:00Z"/>
        </w:trPr>
        <w:tc>
          <w:tcPr>
            <w:tcW w:w="3116" w:type="dxa"/>
          </w:tcPr>
          <w:p w14:paraId="781A2C72" w14:textId="3F5ADD7D" w:rsidR="002B4B09" w:rsidRDefault="0077386C" w:rsidP="006E1F74">
            <w:pPr>
              <w:rPr>
                <w:ins w:id="945" w:author="Patrick Das" w:date="2025-07-11T14:18:00Z" w16du:dateUtc="2025-07-11T08:48:00Z"/>
              </w:rPr>
            </w:pPr>
            <w:ins w:id="946" w:author="Patrick Das" w:date="2025-07-11T14:18:00Z" w16du:dateUtc="2025-07-11T08:48:00Z">
              <w:r>
                <w:lastRenderedPageBreak/>
                <w:t>5</w:t>
              </w:r>
            </w:ins>
            <w:ins w:id="947" w:author="Patrick Das" w:date="2025-07-11T14:19:00Z" w16du:dateUtc="2025-07-11T08:49:00Z">
              <w:r w:rsidR="00F91E3A">
                <w:t xml:space="preserve"> (</w:t>
              </w:r>
            </w:ins>
            <w:ins w:id="948" w:author="Patrick Das" w:date="2025-07-11T14:20:00Z" w16du:dateUtc="2025-07-11T08:50:00Z">
              <w:r w:rsidR="00F91E3A">
                <w:t>Four levels, larger states)</w:t>
              </w:r>
            </w:ins>
          </w:p>
        </w:tc>
        <w:tc>
          <w:tcPr>
            <w:tcW w:w="3117" w:type="dxa"/>
          </w:tcPr>
          <w:p w14:paraId="1F280AE0" w14:textId="6EF1FEF6" w:rsidR="002B4B09" w:rsidRDefault="00F91E3A" w:rsidP="006E1F74">
            <w:pPr>
              <w:rPr>
                <w:ins w:id="949" w:author="Patrick Das" w:date="2025-07-11T14:18:00Z" w16du:dateUtc="2025-07-11T08:48:00Z"/>
              </w:rPr>
            </w:pPr>
            <w:ins w:id="950" w:author="Patrick Das" w:date="2025-07-11T14:20:00Z" w16du:dateUtc="2025-07-11T08:50:00Z">
              <w:r>
                <w:t>1 (States</w:t>
              </w:r>
              <w:r w:rsidR="00C34839">
                <w:t>)</w:t>
              </w:r>
            </w:ins>
          </w:p>
        </w:tc>
        <w:tc>
          <w:tcPr>
            <w:tcW w:w="3117" w:type="dxa"/>
          </w:tcPr>
          <w:p w14:paraId="5E35F7C8" w14:textId="4B993184" w:rsidR="002B4B09" w:rsidRDefault="00C34839" w:rsidP="006E1F74">
            <w:pPr>
              <w:rPr>
                <w:ins w:id="951" w:author="Patrick Das" w:date="2025-07-11T14:18:00Z" w16du:dateUtc="2025-07-11T08:48:00Z"/>
              </w:rPr>
            </w:pPr>
            <w:ins w:id="952" w:author="Patrick Das" w:date="2025-07-11T14:21:00Z" w16du:dateUtc="2025-07-11T08:51:00Z">
              <w:r>
                <w:t>Valley</w:t>
              </w:r>
            </w:ins>
          </w:p>
        </w:tc>
      </w:tr>
    </w:tbl>
    <w:p w14:paraId="168E4AAF" w14:textId="77777777" w:rsidR="00C136B1" w:rsidRPr="008F7F84" w:rsidRDefault="00C136B1" w:rsidP="006E1F74"/>
    <w:p w14:paraId="0C6FA0A7" w14:textId="7029F840" w:rsidR="00746F68" w:rsidRPr="008F7F84" w:rsidRDefault="00746F68" w:rsidP="006E1F74">
      <w:r w:rsidRPr="008F7F84">
        <w:t xml:space="preserve">Manpower is </w:t>
      </w:r>
      <w:del w:id="953" w:author="Hannah Haynie" w:date="2025-07-02T08:36:00Z" w16du:dateUtc="2025-07-02T14:36:00Z">
        <w:r w:rsidRPr="008F7F84" w:rsidDel="00771EB3">
          <w:delText xml:space="preserve">the </w:delText>
        </w:r>
      </w:del>
      <w:ins w:id="954" w:author="Hannah Haynie" w:date="2025-07-02T08:36:00Z" w16du:dateUtc="2025-07-02T14:36:00Z">
        <w:r w:rsidR="00771EB3">
          <w:t>a</w:t>
        </w:r>
        <w:r w:rsidR="00771EB3" w:rsidRPr="008F7F84">
          <w:t xml:space="preserve"> </w:t>
        </w:r>
      </w:ins>
      <w:r w:rsidRPr="008F7F84">
        <w:t>key resource for state-formation</w:t>
      </w:r>
      <w:del w:id="955" w:author="Hannah Haynie" w:date="2025-07-02T08:37:00Z" w16du:dateUtc="2025-07-02T14:37:00Z">
        <w:r w:rsidRPr="008F7F84" w:rsidDel="00771EB3">
          <w:delText xml:space="preserve">: </w:delText>
        </w:r>
      </w:del>
      <w:ins w:id="956" w:author="Hannah Haynie" w:date="2025-07-02T08:37:00Z" w16du:dateUtc="2025-07-02T14:37:00Z">
        <w:r w:rsidR="00771EB3">
          <w:t>,</w:t>
        </w:r>
        <w:r w:rsidR="00771EB3" w:rsidRPr="008F7F84">
          <w:t xml:space="preserve"> </w:t>
        </w:r>
      </w:ins>
      <w:r w:rsidR="008F086E" w:rsidRPr="008F7F84">
        <w:t>at least</w:t>
      </w:r>
      <w:r w:rsidRPr="008F7F84">
        <w:t xml:space="preserve"> in </w:t>
      </w:r>
      <w:proofErr w:type="spellStart"/>
      <w:r w:rsidRPr="008F7F84">
        <w:rPr>
          <w:i/>
          <w:iCs/>
        </w:rPr>
        <w:t>Zomia</w:t>
      </w:r>
      <w:proofErr w:type="spellEnd"/>
      <w:r w:rsidRPr="008F7F84">
        <w:t xml:space="preserve"> (Scott, 2009:33). Manpower was necessary for the extraction of grain</w:t>
      </w:r>
      <w:del w:id="957" w:author="Hannah Haynie" w:date="2025-07-02T08:37:00Z" w16du:dateUtc="2025-07-02T14:37:00Z">
        <w:r w:rsidRPr="008F7F84" w:rsidDel="00771EB3">
          <w:delText>,</w:delText>
        </w:r>
      </w:del>
      <w:r w:rsidRPr="008F7F84">
        <w:t xml:space="preserve"> or the defense of trade</w:t>
      </w:r>
      <w:del w:id="958" w:author="Hannah Haynie" w:date="2025-07-02T08:37:00Z" w16du:dateUtc="2025-07-02T14:37:00Z">
        <w:r w:rsidRPr="008F7F84" w:rsidDel="00771EB3">
          <w:delText>-</w:delText>
        </w:r>
      </w:del>
      <w:ins w:id="959" w:author="Hannah Haynie" w:date="2025-07-02T08:37:00Z" w16du:dateUtc="2025-07-02T14:37:00Z">
        <w:r w:rsidR="00771EB3">
          <w:t xml:space="preserve"> </w:t>
        </w:r>
      </w:ins>
      <w:r w:rsidRPr="008F7F84">
        <w:t xml:space="preserve">routes, depending on the revenue of the state (p. 33). In a way, the Hill and Valley divide can be characterized as one of ‘manpower-poor’ and ‘manpower-rich’ political systems, respectively (p. 64). </w:t>
      </w:r>
      <w:ins w:id="960" w:author="Patrick Das" w:date="2025-07-11T15:15:00Z" w16du:dateUtc="2025-07-11T09:45:00Z">
        <w:r w:rsidR="006A312F">
          <w:t>Thus</w:t>
        </w:r>
      </w:ins>
      <w:commentRangeStart w:id="961"/>
      <w:del w:id="962" w:author="Patrick Das" w:date="2025-07-11T15:15:00Z" w16du:dateUtc="2025-07-11T09:45:00Z">
        <w:r w:rsidR="00C730A0" w:rsidDel="006A312F">
          <w:delText>Wit</w:delText>
        </w:r>
      </w:del>
      <w:del w:id="963" w:author="Patrick Das" w:date="2025-07-11T15:14:00Z" w16du:dateUtc="2025-07-11T09:44:00Z">
        <w:r w:rsidR="00C730A0" w:rsidDel="006A312F">
          <w:delText>h this importance granted to population size</w:delText>
        </w:r>
        <w:commentRangeEnd w:id="961"/>
        <w:r w:rsidR="00771EB3" w:rsidDel="006A312F">
          <w:rPr>
            <w:rStyle w:val="CommentReference"/>
          </w:rPr>
          <w:commentReference w:id="961"/>
        </w:r>
      </w:del>
      <w:r w:rsidRPr="008F7F84">
        <w:t>, I code ‘speaker population’ as a variable that measures the size of the speech community. I used information from academic sources primarily, resorting to census data if not available.</w:t>
      </w:r>
      <w:commentRangeStart w:id="964"/>
      <w:r w:rsidRPr="008F7F84">
        <w:t xml:space="preserve"> </w:t>
      </w:r>
      <w:del w:id="965" w:author="Patrick Das" w:date="2025-07-11T15:15:00Z" w16du:dateUtc="2025-07-11T09:45:00Z">
        <w:r w:rsidRPr="008F7F84" w:rsidDel="0092688E">
          <w:delText>If the grammar describes the speaker population for a specific variety</w:delText>
        </w:r>
      </w:del>
      <w:ins w:id="966" w:author="Hannah Haynie" w:date="2025-07-02T08:37:00Z" w16du:dateUtc="2025-07-02T14:37:00Z">
        <w:del w:id="967" w:author="Patrick Das" w:date="2025-07-11T15:15:00Z" w16du:dateUtc="2025-07-11T09:45:00Z">
          <w:r w:rsidR="00771EB3" w:rsidDel="0092688E">
            <w:delText xml:space="preserve"> or dialect</w:delText>
          </w:r>
        </w:del>
      </w:ins>
      <w:del w:id="968" w:author="Patrick Das" w:date="2025-07-11T15:15:00Z" w16du:dateUtc="2025-07-11T09:45:00Z">
        <w:r w:rsidRPr="008F7F84" w:rsidDel="0092688E">
          <w:delText xml:space="preserve">, but the </w:delText>
        </w:r>
      </w:del>
      <w:ins w:id="969" w:author="Hannah Haynie" w:date="2025-07-02T08:37:00Z" w16du:dateUtc="2025-07-02T14:37:00Z">
        <w:del w:id="970" w:author="Patrick Das" w:date="2025-07-11T15:15:00Z" w16du:dateUtc="2025-07-11T09:45:00Z">
          <w:r w:rsidR="00771EB3" w:rsidDel="0092688E">
            <w:delText>a</w:delText>
          </w:r>
          <w:r w:rsidR="00771EB3" w:rsidRPr="008F7F84" w:rsidDel="0092688E">
            <w:delText xml:space="preserve"> </w:delText>
          </w:r>
        </w:del>
      </w:ins>
      <w:del w:id="971" w:author="Patrick Das" w:date="2025-07-11T15:15:00Z" w16du:dateUtc="2025-07-11T09:45:00Z">
        <w:r w:rsidRPr="008F7F84" w:rsidDel="0092688E">
          <w:delText xml:space="preserve">‘language’ node (as defined on </w:delText>
        </w:r>
      </w:del>
      <w:ins w:id="972" w:author="Hannah Haynie" w:date="2025-07-02T08:38:00Z" w16du:dateUtc="2025-07-02T14:38:00Z">
        <w:del w:id="973" w:author="Patrick Das" w:date="2025-07-11T15:15:00Z" w16du:dateUtc="2025-07-11T09:45:00Z">
          <w:r w:rsidR="00771EB3" w:rsidDel="0092688E">
            <w:delText xml:space="preserve">in </w:delText>
          </w:r>
        </w:del>
      </w:ins>
      <w:del w:id="974" w:author="Patrick Das" w:date="2025-07-11T15:15:00Z" w16du:dateUtc="2025-07-11T09:45:00Z">
        <w:r w:rsidRPr="008F7F84" w:rsidDel="0092688E">
          <w:delText>Glottolog) supercedes it, I refer to</w:delText>
        </w:r>
      </w:del>
      <w:ins w:id="975" w:author="Hannah Haynie" w:date="2025-07-02T08:38:00Z" w16du:dateUtc="2025-07-02T14:38:00Z">
        <w:del w:id="976" w:author="Patrick Das" w:date="2025-07-11T15:15:00Z" w16du:dateUtc="2025-07-11T09:45:00Z">
          <w:r w:rsidR="00771EB3" w:rsidDel="0092688E">
            <w:delText xml:space="preserve"> ethnographic</w:delText>
          </w:r>
        </w:del>
      </w:ins>
      <w:del w:id="977" w:author="Patrick Das" w:date="2025-07-11T15:15:00Z" w16du:dateUtc="2025-07-11T09:45:00Z">
        <w:r w:rsidRPr="008F7F84" w:rsidDel="0092688E">
          <w:delText xml:space="preserve"> sources on the superceding language (since I assume that language change in complexity is happening at the level of languages, not </w:delText>
        </w:r>
        <w:r w:rsidR="00702A2A" w:rsidDel="0092688E">
          <w:delText>dialects</w:delText>
        </w:r>
        <w:r w:rsidRPr="008F7F84" w:rsidDel="0092688E">
          <w:delText xml:space="preserve">). </w:delText>
        </w:r>
      </w:del>
      <w:commentRangeEnd w:id="964"/>
      <w:r w:rsidR="00771EB3">
        <w:rPr>
          <w:rStyle w:val="CommentReference"/>
        </w:rPr>
        <w:commentReference w:id="964"/>
      </w:r>
      <w:r w:rsidRPr="008F7F84">
        <w:t>Larger speaker populations are hypothesized to be subject to leveling pressures on complexity, leading to 'simpler' linguistic systems (</w:t>
      </w:r>
      <w:proofErr w:type="spellStart"/>
      <w:r w:rsidRPr="008F7F84">
        <w:t>Koplenig</w:t>
      </w:r>
      <w:proofErr w:type="spellEnd"/>
      <w:r w:rsidRPr="008F7F84">
        <w:t>, 2019:9).</w:t>
      </w:r>
      <w:ins w:id="978" w:author="Patrick Das" w:date="2025-07-11T14:21:00Z" w16du:dateUtc="2025-07-11T08:51:00Z">
        <w:r w:rsidR="00B83B79">
          <w:t xml:space="preserve"> </w:t>
        </w:r>
        <w:r w:rsidR="00B83B79" w:rsidRPr="008F7F84">
          <w:t xml:space="preserve">Languages with a speaker population above the </w:t>
        </w:r>
        <w:commentRangeStart w:id="979"/>
        <w:r w:rsidR="00B83B79" w:rsidRPr="008F7F84">
          <w:t xml:space="preserve">median </w:t>
        </w:r>
        <w:commentRangeEnd w:id="979"/>
        <w:r w:rsidR="00B83B79">
          <w:rPr>
            <w:rStyle w:val="CommentReference"/>
          </w:rPr>
          <w:commentReference w:id="979"/>
        </w:r>
        <w:r w:rsidR="00B83B79" w:rsidRPr="008F7F84">
          <w:t xml:space="preserve">were </w:t>
        </w:r>
        <w:r w:rsidR="00B83B79">
          <w:t>scored</w:t>
        </w:r>
        <w:r w:rsidR="00B83B79" w:rsidRPr="008F7F84">
          <w:t xml:space="preserve"> as Valley, and below were </w:t>
        </w:r>
        <w:r w:rsidR="00B83B79">
          <w:t>scored</w:t>
        </w:r>
        <w:r w:rsidR="00B83B79" w:rsidRPr="008F7F84">
          <w:t xml:space="preserve"> as</w:t>
        </w:r>
        <w:commentRangeStart w:id="980"/>
        <w:r w:rsidR="00B83B79" w:rsidRPr="008F7F84">
          <w:t xml:space="preserve"> Hill</w:t>
        </w:r>
        <w:commentRangeEnd w:id="980"/>
        <w:r w:rsidR="00B83B79">
          <w:rPr>
            <w:rStyle w:val="CommentReference"/>
          </w:rPr>
          <w:commentReference w:id="980"/>
        </w:r>
        <w:r w:rsidR="00B83B79">
          <w:t>. The median was used as a more reliable measure of central tendency given some very la</w:t>
        </w:r>
      </w:ins>
      <w:ins w:id="981" w:author="Patrick Das" w:date="2025-07-11T14:22:00Z" w16du:dateUtc="2025-07-11T08:52:00Z">
        <w:r w:rsidR="00B83B79">
          <w:t>rge values of population size</w:t>
        </w:r>
        <w:r w:rsidR="00B125F1">
          <w:t xml:space="preserve"> that skewed the average upwards. </w:t>
        </w:r>
      </w:ins>
    </w:p>
    <w:p w14:paraId="3172E48F" w14:textId="0CC9AB44" w:rsidR="00746F68" w:rsidDel="00B125F1" w:rsidRDefault="00746F68" w:rsidP="006E1F74">
      <w:pPr>
        <w:rPr>
          <w:del w:id="982" w:author="Patrick Das" w:date="2025-07-11T14:22:00Z" w16du:dateUtc="2025-07-11T08:52:00Z"/>
        </w:rPr>
      </w:pPr>
      <w:del w:id="983" w:author="Patrick Das" w:date="2025-07-11T14:22:00Z" w16du:dateUtc="2025-07-11T08:52:00Z">
        <w:r w:rsidRPr="008F7F84" w:rsidDel="00B125F1">
          <w:delText xml:space="preserve">After collecting all four variables, I </w:delText>
        </w:r>
        <w:r w:rsidR="00D8668E" w:rsidDel="00B125F1">
          <w:delText>gave</w:delText>
        </w:r>
        <w:r w:rsidRPr="008F7F84" w:rsidDel="00B125F1">
          <w:delText xml:space="preserve"> each language a ‘Hill’ or ‘Valley’</w:delText>
        </w:r>
        <w:r w:rsidR="00D8668E" w:rsidDel="00B125F1">
          <w:delText xml:space="preserve"> score</w:delText>
        </w:r>
        <w:r w:rsidRPr="008F7F84" w:rsidDel="00B125F1">
          <w:delText>, depending on how it responded to each variable:</w:delText>
        </w:r>
      </w:del>
      <w:del w:id="984" w:author="Patrick Das" w:date="2025-07-11T14:21:00Z" w16du:dateUtc="2025-07-11T08:51:00Z">
        <w:r w:rsidR="00D8668E" w:rsidDel="00B83B79">
          <w:delText xml:space="preserve"> </w:delText>
        </w:r>
        <w:r w:rsidRPr="008F7F84" w:rsidDel="00B83B79">
          <w:delText xml:space="preserve">Languages with a speaker population above the </w:delText>
        </w:r>
        <w:commentRangeStart w:id="985"/>
        <w:r w:rsidRPr="008F7F84" w:rsidDel="00B83B79">
          <w:delText xml:space="preserve">median </w:delText>
        </w:r>
        <w:commentRangeEnd w:id="985"/>
        <w:r w:rsidR="00771EB3" w:rsidDel="00B83B79">
          <w:rPr>
            <w:rStyle w:val="CommentReference"/>
          </w:rPr>
          <w:commentReference w:id="985"/>
        </w:r>
        <w:r w:rsidRPr="008F7F84" w:rsidDel="00B83B79">
          <w:delText xml:space="preserve">were </w:delText>
        </w:r>
        <w:r w:rsidR="00D8668E" w:rsidDel="00B83B79">
          <w:delText>scored</w:delText>
        </w:r>
        <w:r w:rsidR="00D8668E" w:rsidRPr="008F7F84" w:rsidDel="00B83B79">
          <w:delText xml:space="preserve"> </w:delText>
        </w:r>
        <w:r w:rsidRPr="008F7F84" w:rsidDel="00B83B79">
          <w:delText xml:space="preserve">as Valley, and below were </w:delText>
        </w:r>
        <w:r w:rsidR="00D8668E" w:rsidDel="00B83B79">
          <w:delText>scored</w:delText>
        </w:r>
        <w:r w:rsidR="00D8668E" w:rsidRPr="008F7F84" w:rsidDel="00B83B79">
          <w:delText xml:space="preserve"> </w:delText>
        </w:r>
        <w:r w:rsidRPr="008F7F84" w:rsidDel="00B83B79">
          <w:delText>as</w:delText>
        </w:r>
        <w:commentRangeStart w:id="986"/>
        <w:r w:rsidRPr="008F7F84" w:rsidDel="00B83B79">
          <w:delText xml:space="preserve"> Hill</w:delText>
        </w:r>
        <w:commentRangeEnd w:id="986"/>
        <w:r w:rsidR="00771EB3" w:rsidDel="00B83B79">
          <w:rPr>
            <w:rStyle w:val="CommentReference"/>
          </w:rPr>
          <w:commentReference w:id="986"/>
        </w:r>
      </w:del>
      <w:del w:id="987" w:author="Patrick Das" w:date="2025-07-11T14:22:00Z" w16du:dateUtc="2025-07-11T08:52:00Z">
        <w:r w:rsidRPr="008F7F84" w:rsidDel="00B125F1">
          <w:delText xml:space="preserve">; Languages with intensive wet-rice agriculture were </w:delText>
        </w:r>
        <w:r w:rsidR="00D8668E" w:rsidDel="00B125F1">
          <w:delText>scored</w:delText>
        </w:r>
        <w:r w:rsidR="00D8668E" w:rsidRPr="008F7F84" w:rsidDel="00B125F1">
          <w:delText xml:space="preserve"> </w:delText>
        </w:r>
        <w:r w:rsidRPr="008F7F84" w:rsidDel="00B125F1">
          <w:delText xml:space="preserve">as Valley, and languages with shifting agriculture or horticulture were </w:delText>
        </w:r>
        <w:r w:rsidR="00D8668E" w:rsidDel="00B125F1">
          <w:delText>scored</w:delText>
        </w:r>
        <w:r w:rsidR="00D8668E" w:rsidRPr="008F7F84" w:rsidDel="00B125F1">
          <w:delText xml:space="preserve"> </w:delText>
        </w:r>
        <w:r w:rsidRPr="008F7F84" w:rsidDel="00B125F1">
          <w:delText xml:space="preserve">as Hill; Speech communities with state or state-like political organization were </w:delText>
        </w:r>
        <w:r w:rsidR="00D8668E" w:rsidDel="00B125F1">
          <w:delText>scored</w:delText>
        </w:r>
        <w:r w:rsidR="00D8668E" w:rsidRPr="008F7F84" w:rsidDel="00B125F1">
          <w:delText xml:space="preserve"> </w:delText>
        </w:r>
        <w:r w:rsidRPr="008F7F84" w:rsidDel="00B125F1">
          <w:delText xml:space="preserve">as Valley, and those with acephalous organization were </w:delText>
        </w:r>
        <w:r w:rsidR="00D8668E" w:rsidDel="00B125F1">
          <w:delText>scored</w:delText>
        </w:r>
        <w:r w:rsidR="00D8668E" w:rsidRPr="008F7F84" w:rsidDel="00B125F1">
          <w:delText xml:space="preserve"> </w:delText>
        </w:r>
        <w:r w:rsidRPr="008F7F84" w:rsidDel="00B125F1">
          <w:delText>as Hill; and lastl</w:delText>
        </w:r>
      </w:del>
      <w:del w:id="988" w:author="Patrick Das" w:date="2025-07-11T14:10:00Z" w16du:dateUtc="2025-07-11T08:40:00Z">
        <w:r w:rsidRPr="008F7F84" w:rsidDel="00F47FA2">
          <w:delText>y,</w:delText>
        </w:r>
      </w:del>
      <w:del w:id="989" w:author="Patrick Das" w:date="2025-07-11T14:08:00Z" w16du:dateUtc="2025-07-11T08:38:00Z">
        <w:r w:rsidRPr="008F7F84" w:rsidDel="006262FC">
          <w:delText xml:space="preserve"> languages spoken as an L2 were </w:delText>
        </w:r>
        <w:r w:rsidR="00D8668E" w:rsidDel="006262FC">
          <w:delText>scored</w:delText>
        </w:r>
        <w:r w:rsidR="00D8668E" w:rsidRPr="008F7F84" w:rsidDel="006262FC">
          <w:delText xml:space="preserve"> </w:delText>
        </w:r>
        <w:r w:rsidRPr="008F7F84" w:rsidDel="006262FC">
          <w:delText xml:space="preserve">as Valley, while languages that were not commonly spoken as an L2 were </w:delText>
        </w:r>
        <w:r w:rsidR="00D8668E" w:rsidDel="006262FC">
          <w:delText>scored</w:delText>
        </w:r>
        <w:r w:rsidR="00D8668E" w:rsidRPr="008F7F84" w:rsidDel="006262FC">
          <w:delText xml:space="preserve"> </w:delText>
        </w:r>
        <w:r w:rsidRPr="008F7F84" w:rsidDel="006262FC">
          <w:delText>as Hill</w:delText>
        </w:r>
      </w:del>
      <w:del w:id="990" w:author="Patrick Das" w:date="2025-07-11T14:10:00Z" w16du:dateUtc="2025-07-11T08:40:00Z">
        <w:r w:rsidRPr="008F7F84" w:rsidDel="00F47FA2">
          <w:delText xml:space="preserve">. </w:delText>
        </w:r>
        <w:commentRangeStart w:id="991"/>
        <w:r w:rsidR="00D8668E" w:rsidDel="00F47FA2">
          <w:delText>If a language had equal Hill and Valley scores, it was classified as ‘Split’</w:delText>
        </w:r>
      </w:del>
      <w:del w:id="992" w:author="Patrick Das" w:date="2025-07-11T14:22:00Z" w16du:dateUtc="2025-07-11T08:52:00Z">
        <w:r w:rsidR="00614952" w:rsidDel="00B125F1">
          <w:delText xml:space="preserve">. </w:delText>
        </w:r>
        <w:commentRangeEnd w:id="991"/>
        <w:r w:rsidR="00771EB3" w:rsidDel="00B125F1">
          <w:rPr>
            <w:rStyle w:val="CommentReference"/>
          </w:rPr>
          <w:commentReference w:id="991"/>
        </w:r>
        <w:commentRangeStart w:id="993"/>
        <w:r w:rsidR="00614952" w:rsidDel="00B125F1">
          <w:delText>If a language displayed mixed type (such as both intensive and shifting agriculture</w:delText>
        </w:r>
        <w:r w:rsidR="001D12CE" w:rsidDel="00B125F1">
          <w:delText xml:space="preserve">), I did not score that variable for that language. </w:delText>
        </w:r>
        <w:commentRangeEnd w:id="993"/>
        <w:r w:rsidR="00771EB3" w:rsidDel="00B125F1">
          <w:rPr>
            <w:rStyle w:val="CommentReference"/>
          </w:rPr>
          <w:commentReference w:id="993"/>
        </w:r>
      </w:del>
    </w:p>
    <w:p w14:paraId="2F936A40" w14:textId="346FCE5B" w:rsidR="00822ADF" w:rsidRDefault="00822ADF" w:rsidP="00822ADF">
      <w:pPr>
        <w:pStyle w:val="Caption"/>
        <w:keepNext/>
      </w:pPr>
      <w:r>
        <w:t xml:space="preserve">Table </w:t>
      </w:r>
      <w:ins w:id="994" w:author="Patrick Das" w:date="2025-07-14T12:52:00Z" w16du:dateUtc="2025-07-14T07:22:00Z">
        <w:r w:rsidR="001F6883">
          <w:fldChar w:fldCharType="begin"/>
        </w:r>
        <w:r w:rsidR="001F6883">
          <w:instrText xml:space="preserve"> SEQ Table \* ARABIC </w:instrText>
        </w:r>
      </w:ins>
      <w:r w:rsidR="001F6883">
        <w:fldChar w:fldCharType="separate"/>
      </w:r>
      <w:ins w:id="995" w:author="Patrick Das" w:date="2025-07-14T12:52:00Z" w16du:dateUtc="2025-07-14T07:22:00Z">
        <w:r w:rsidR="001F6883">
          <w:rPr>
            <w:noProof/>
          </w:rPr>
          <w:t>3</w:t>
        </w:r>
        <w:r w:rsidR="001F6883">
          <w:fldChar w:fldCharType="end"/>
        </w:r>
      </w:ins>
      <w:del w:id="996" w:author="Patrick Das" w:date="2025-07-11T14:16:00Z" w16du:dateUtc="2025-07-11T08:46:00Z">
        <w:r w:rsidR="00A859F7" w:rsidDel="00C136B1">
          <w:fldChar w:fldCharType="begin"/>
        </w:r>
        <w:r w:rsidR="00A859F7" w:rsidDel="00C136B1">
          <w:delInstrText xml:space="preserve"> SEQ Table \* ARABIC </w:delInstrText>
        </w:r>
        <w:r w:rsidR="00A859F7" w:rsidDel="00C136B1">
          <w:fldChar w:fldCharType="separate"/>
        </w:r>
        <w:r w:rsidR="00A859F7" w:rsidDel="00C136B1">
          <w:rPr>
            <w:noProof/>
          </w:rPr>
          <w:delText>2</w:delText>
        </w:r>
        <w:r w:rsidR="00A859F7" w:rsidDel="00C136B1">
          <w:rPr>
            <w:noProof/>
          </w:rPr>
          <w:fldChar w:fldCharType="end"/>
        </w:r>
      </w:del>
      <w:r>
        <w:t xml:space="preserve">: </w:t>
      </w:r>
      <w:r w:rsidRPr="00B8269A">
        <w:t>Summary of sociocultural variables used for Hill/Valley classification</w:t>
      </w:r>
    </w:p>
    <w:tbl>
      <w:tblPr>
        <w:tblStyle w:val="TableGrid"/>
        <w:tblW w:w="0" w:type="auto"/>
        <w:tblLook w:val="04A0" w:firstRow="1" w:lastRow="0" w:firstColumn="1" w:lastColumn="0" w:noHBand="0" w:noVBand="1"/>
      </w:tblPr>
      <w:tblGrid>
        <w:gridCol w:w="3116"/>
        <w:gridCol w:w="5668"/>
      </w:tblGrid>
      <w:tr w:rsidR="0005037B" w14:paraId="337C1D1F" w14:textId="77777777" w:rsidTr="00C02BAF">
        <w:tc>
          <w:tcPr>
            <w:tcW w:w="3116" w:type="dxa"/>
          </w:tcPr>
          <w:p w14:paraId="21400FED" w14:textId="501342E1" w:rsidR="0005037B" w:rsidRPr="00DA2895" w:rsidRDefault="0005037B" w:rsidP="006E1F74">
            <w:pPr>
              <w:rPr>
                <w:b/>
                <w:bCs/>
                <w:rPrChange w:id="997" w:author="Patrick Das" w:date="2025-07-11T14:23:00Z" w16du:dateUtc="2025-07-11T08:53:00Z">
                  <w:rPr/>
                </w:rPrChange>
              </w:rPr>
            </w:pPr>
            <w:r w:rsidRPr="00DA2895">
              <w:rPr>
                <w:b/>
                <w:bCs/>
                <w:rPrChange w:id="998" w:author="Patrick Das" w:date="2025-07-11T14:23:00Z" w16du:dateUtc="2025-07-11T08:53:00Z">
                  <w:rPr/>
                </w:rPrChange>
              </w:rPr>
              <w:t>Variable name</w:t>
            </w:r>
          </w:p>
        </w:tc>
        <w:tc>
          <w:tcPr>
            <w:tcW w:w="5668" w:type="dxa"/>
          </w:tcPr>
          <w:p w14:paraId="3FB8E6D4" w14:textId="4D24CF3C" w:rsidR="0005037B" w:rsidRPr="00DA2895" w:rsidRDefault="0005037B" w:rsidP="006E1F74">
            <w:pPr>
              <w:rPr>
                <w:b/>
                <w:bCs/>
                <w:rPrChange w:id="999" w:author="Patrick Das" w:date="2025-07-11T14:23:00Z" w16du:dateUtc="2025-07-11T08:53:00Z">
                  <w:rPr/>
                </w:rPrChange>
              </w:rPr>
            </w:pPr>
            <w:r w:rsidRPr="00DA2895">
              <w:rPr>
                <w:b/>
                <w:bCs/>
                <w:rPrChange w:id="1000" w:author="Patrick Das" w:date="2025-07-11T14:23:00Z" w16du:dateUtc="2025-07-11T08:53:00Z">
                  <w:rPr/>
                </w:rPrChange>
              </w:rPr>
              <w:t xml:space="preserve">Hill/Valley </w:t>
            </w:r>
            <w:del w:id="1001" w:author="Patrick Das" w:date="2025-07-11T15:16:00Z" w16du:dateUtc="2025-07-11T09:46:00Z">
              <w:r w:rsidRPr="00DA2895" w:rsidDel="00F74890">
                <w:rPr>
                  <w:b/>
                  <w:bCs/>
                  <w:rPrChange w:id="1002" w:author="Patrick Das" w:date="2025-07-11T14:23:00Z" w16du:dateUtc="2025-07-11T08:53:00Z">
                    <w:rPr/>
                  </w:rPrChange>
                </w:rPr>
                <w:delText>Coding</w:delText>
              </w:r>
            </w:del>
            <w:ins w:id="1003" w:author="Patrick Das" w:date="2025-07-11T15:16:00Z" w16du:dateUtc="2025-07-11T09:46:00Z">
              <w:r w:rsidR="00F74890">
                <w:rPr>
                  <w:b/>
                  <w:bCs/>
                </w:rPr>
                <w:t>Scoring</w:t>
              </w:r>
            </w:ins>
          </w:p>
        </w:tc>
      </w:tr>
      <w:tr w:rsidR="0005037B" w14:paraId="3FB05F01" w14:textId="77777777" w:rsidTr="00C02BAF">
        <w:tc>
          <w:tcPr>
            <w:tcW w:w="3116" w:type="dxa"/>
          </w:tcPr>
          <w:p w14:paraId="3B75FA64" w14:textId="3842C6E4" w:rsidR="0005037B" w:rsidRDefault="0005037B" w:rsidP="006E1F74">
            <w:r>
              <w:t>L2 status</w:t>
            </w:r>
          </w:p>
        </w:tc>
        <w:tc>
          <w:tcPr>
            <w:tcW w:w="5668" w:type="dxa"/>
          </w:tcPr>
          <w:p w14:paraId="628C694B" w14:textId="4D0D44D0" w:rsidR="0005037B" w:rsidRDefault="0005037B" w:rsidP="006E1F74">
            <w:r>
              <w:t>Yes = Valley, No = Hill</w:t>
            </w:r>
          </w:p>
        </w:tc>
      </w:tr>
      <w:tr w:rsidR="0005037B" w14:paraId="35ED208F" w14:textId="77777777" w:rsidTr="00C02BAF">
        <w:tc>
          <w:tcPr>
            <w:tcW w:w="3116" w:type="dxa"/>
          </w:tcPr>
          <w:p w14:paraId="6C396D65" w14:textId="51EE2030" w:rsidR="0005037B" w:rsidRDefault="0005037B" w:rsidP="006E1F74">
            <w:r>
              <w:t>Agricultural intensity</w:t>
            </w:r>
          </w:p>
        </w:tc>
        <w:tc>
          <w:tcPr>
            <w:tcW w:w="5668" w:type="dxa"/>
          </w:tcPr>
          <w:p w14:paraId="529B9698" w14:textId="3B0A1CE6" w:rsidR="0005037B" w:rsidRDefault="0005037B" w:rsidP="006E1F74">
            <w:r>
              <w:t>Intens</w:t>
            </w:r>
            <w:r w:rsidR="002B75A2">
              <w:t xml:space="preserve">ive = </w:t>
            </w:r>
            <w:r w:rsidR="00D65228">
              <w:t>Valley,</w:t>
            </w:r>
            <w:r w:rsidR="00671AFE">
              <w:br/>
              <w:t>Non-intensive</w:t>
            </w:r>
            <w:r w:rsidR="00D65228">
              <w:t xml:space="preserve"> = Hill, Mixed = </w:t>
            </w:r>
            <w:ins w:id="1004" w:author="Patrick Das" w:date="2025-07-11T14:23:00Z" w16du:dateUtc="2025-07-11T08:53:00Z">
              <w:r w:rsidR="00DA2895">
                <w:t>None</w:t>
              </w:r>
            </w:ins>
            <w:del w:id="1005" w:author="Patrick Das" w:date="2025-07-11T14:23:00Z" w16du:dateUtc="2025-07-11T08:53:00Z">
              <w:r w:rsidR="00D65228" w:rsidDel="00DA2895">
                <w:delText>Split</w:delText>
              </w:r>
            </w:del>
          </w:p>
        </w:tc>
      </w:tr>
      <w:tr w:rsidR="0005037B" w14:paraId="645A8652" w14:textId="77777777" w:rsidTr="00C02BAF">
        <w:tc>
          <w:tcPr>
            <w:tcW w:w="3116" w:type="dxa"/>
          </w:tcPr>
          <w:p w14:paraId="6506D188" w14:textId="6045B939" w:rsidR="0005037B" w:rsidRDefault="00C02BAF" w:rsidP="006E1F74">
            <w:r>
              <w:t>Political organization</w:t>
            </w:r>
          </w:p>
        </w:tc>
        <w:tc>
          <w:tcPr>
            <w:tcW w:w="5668" w:type="dxa"/>
          </w:tcPr>
          <w:p w14:paraId="3365D2F3" w14:textId="01D7BE4C" w:rsidR="0005037B" w:rsidRDefault="00216E59" w:rsidP="006E1F74">
            <w:r>
              <w:t>1 = Valley, 0 = Hill</w:t>
            </w:r>
          </w:p>
        </w:tc>
      </w:tr>
      <w:tr w:rsidR="00C02BAF" w14:paraId="6EDBC8AF" w14:textId="77777777" w:rsidTr="00C02BAF">
        <w:tc>
          <w:tcPr>
            <w:tcW w:w="3116" w:type="dxa"/>
          </w:tcPr>
          <w:p w14:paraId="7FDFF404" w14:textId="3B26B234" w:rsidR="00C02BAF" w:rsidRDefault="00C02BAF" w:rsidP="00C02BAF">
            <w:r>
              <w:t>Speaker population</w:t>
            </w:r>
          </w:p>
        </w:tc>
        <w:tc>
          <w:tcPr>
            <w:tcW w:w="5668" w:type="dxa"/>
          </w:tcPr>
          <w:p w14:paraId="3EB2DD2C" w14:textId="77CBC0FD" w:rsidR="00C02BAF" w:rsidRDefault="00216E59" w:rsidP="00CF04E3">
            <w:pPr>
              <w:keepNext/>
            </w:pPr>
            <w:r>
              <w:t>Above median = Valley, Below median = Hill</w:t>
            </w:r>
          </w:p>
        </w:tc>
      </w:tr>
    </w:tbl>
    <w:p w14:paraId="4DF66494" w14:textId="77777777" w:rsidR="00822ADF" w:rsidRPr="00822ADF" w:rsidRDefault="00822ADF" w:rsidP="00822ADF"/>
    <w:p w14:paraId="2BBAD1B7" w14:textId="2ED042D9" w:rsidR="008E5538" w:rsidRDefault="00746F68" w:rsidP="00746F68">
      <w:pPr>
        <w:pStyle w:val="Heading2"/>
      </w:pPr>
      <w:r>
        <w:t>Ecological variables</w:t>
      </w:r>
    </w:p>
    <w:p w14:paraId="643906AB" w14:textId="105FD85E" w:rsidR="00E24217" w:rsidRDefault="00E24217" w:rsidP="006E1F74">
      <w:r w:rsidRPr="008F7F84">
        <w:t xml:space="preserve">The Hill/Valley distinction, while about societal organization, inherently and intentionally evokes geographical distinctions. Specifically, </w:t>
      </w:r>
      <w:r w:rsidR="00AA3408">
        <w:t>Scott</w:t>
      </w:r>
      <w:r w:rsidRPr="008F7F84">
        <w:t xml:space="preserve"> points out that elevation and terrain roughness are primary determinants of how societies organize in </w:t>
      </w:r>
      <w:proofErr w:type="spellStart"/>
      <w:r w:rsidRPr="008F7F84">
        <w:rPr>
          <w:i/>
          <w:iCs/>
        </w:rPr>
        <w:t>Zomia</w:t>
      </w:r>
      <w:proofErr w:type="spellEnd"/>
      <w:r w:rsidRPr="008F7F84">
        <w:rPr>
          <w:i/>
          <w:iCs/>
        </w:rPr>
        <w:t xml:space="preserve"> </w:t>
      </w:r>
      <w:r w:rsidRPr="008F7F84">
        <w:t>-- so much so that certain groups that seem scattered/fragmented on a map seem cohesive if one were looking at the map through lateral slices -- explaining the distribution of groups like the Akha (Scott, 2009:19). Two variables define how Hill and Valley societies come to form</w:t>
      </w:r>
      <w:r>
        <w:t xml:space="preserve">: elevation, and terrain roughness. </w:t>
      </w:r>
    </w:p>
    <w:p w14:paraId="7AC1BFEF" w14:textId="77777777" w:rsidR="00E24217" w:rsidRPr="008F7F84" w:rsidRDefault="00E24217" w:rsidP="006E1F74">
      <w:r w:rsidRPr="008F7F84">
        <w:t xml:space="preserve">Elevation is a determining factor mainly because of the availability of agricultural options: for wet-rice agriculture, one needs to be settled in alluvial floodplains. This in turn, supports the larger population and concentration of state power that gives rise to Valley states. On the other hand, the slopes of hills favored mixed, shifting agriculture: particularly tubers such as yam and taro (Scott, 2009:99). This method, which requires a </w:t>
      </w:r>
      <w:commentRangeStart w:id="1006"/>
      <w:commentRangeStart w:id="1007"/>
      <w:commentRangeStart w:id="1008"/>
      <w:r w:rsidRPr="008F7F84">
        <w:t>larger area of land</w:t>
      </w:r>
      <w:commentRangeEnd w:id="1006"/>
      <w:r w:rsidR="00771EB3">
        <w:rPr>
          <w:rStyle w:val="CommentReference"/>
        </w:rPr>
        <w:commentReference w:id="1006"/>
      </w:r>
      <w:commentRangeEnd w:id="1007"/>
      <w:r w:rsidR="00432DB7">
        <w:rPr>
          <w:rStyle w:val="CommentReference"/>
        </w:rPr>
        <w:commentReference w:id="1007"/>
      </w:r>
      <w:commentRangeEnd w:id="1008"/>
      <w:r w:rsidR="009C65B0">
        <w:rPr>
          <w:rStyle w:val="CommentReference"/>
        </w:rPr>
        <w:commentReference w:id="1008"/>
      </w:r>
      <w:r w:rsidRPr="008F7F84">
        <w:t xml:space="preserve">, and clearing and shifting of settlements is much more common in hills </w:t>
      </w:r>
      <w:r w:rsidRPr="008F7F84">
        <w:lastRenderedPageBreak/>
        <w:t xml:space="preserve">(p. 18).  More importantly, it requires far less labor, and cannot be easily captured by other raiding groups, making it suitable for the ‘nonstate’ project in Hill societies (p. 199). </w:t>
      </w:r>
    </w:p>
    <w:p w14:paraId="75ED30A7" w14:textId="12BBFD55" w:rsidR="00E24217" w:rsidRDefault="00E24217" w:rsidP="006E1F74">
      <w:r w:rsidRPr="008F7F84">
        <w:t>It is not just elevation though, which serves as a barrier to state-formation: rather, it is the hindrance of navigability that it comes with</w:t>
      </w:r>
      <w:ins w:id="1009" w:author="Hannah Haynie" w:date="2025-07-02T08:48:00Z" w16du:dateUtc="2025-07-02T14:48:00Z">
        <w:del w:id="1010" w:author="Patrick Das" w:date="2025-07-11T15:19:00Z" w16du:dateUtc="2025-07-11T09:49:00Z">
          <w:r w:rsidR="00771EB3" w:rsidDel="00A82B3E">
            <w:delText xml:space="preserve"> it</w:delText>
          </w:r>
        </w:del>
      </w:ins>
      <w:r w:rsidRPr="008F7F84">
        <w:t xml:space="preserve">. Terrain roughness (which Scott calls "friction of terrain") is an important factor </w:t>
      </w:r>
      <w:commentRangeStart w:id="1011"/>
      <w:commentRangeStart w:id="1012"/>
      <w:r w:rsidRPr="008F7F84">
        <w:t xml:space="preserve">because it is hard to concentrate state power without access to relatively unencumbered </w:t>
      </w:r>
      <w:proofErr w:type="spellStart"/>
      <w:r w:rsidRPr="008F7F84">
        <w:t>transportways</w:t>
      </w:r>
      <w:proofErr w:type="spellEnd"/>
      <w:ins w:id="1013" w:author="Patrick Das" w:date="2025-07-11T15:23:00Z" w16du:dateUtc="2025-07-11T09:53:00Z">
        <w:r w:rsidR="00D034E8">
          <w:t xml:space="preserve"> (p.45)</w:t>
        </w:r>
      </w:ins>
      <w:r w:rsidRPr="008F7F84">
        <w:t xml:space="preserve">. </w:t>
      </w:r>
      <w:commentRangeEnd w:id="1011"/>
      <w:r w:rsidR="00771EB3">
        <w:rPr>
          <w:rStyle w:val="CommentReference"/>
        </w:rPr>
        <w:commentReference w:id="1011"/>
      </w:r>
      <w:commentRangeEnd w:id="1012"/>
      <w:r w:rsidR="00376D9C">
        <w:rPr>
          <w:rStyle w:val="CommentReference"/>
        </w:rPr>
        <w:commentReference w:id="1012"/>
      </w:r>
      <w:r w:rsidRPr="008F7F84">
        <w:t xml:space="preserve">This is why many of the Valley states were based around rivers (p. 50), which extends the distance over which supplies can be exchanged, and hills, swamps and mountains served as the natural limits of these states (p. 45). </w:t>
      </w:r>
    </w:p>
    <w:p w14:paraId="7210C6FD" w14:textId="4DC01BA4" w:rsidR="00746F68" w:rsidRDefault="00E24217" w:rsidP="006E1F74">
      <w:r>
        <w:t xml:space="preserve">I obtained data for these </w:t>
      </w:r>
      <w:ins w:id="1014" w:author="Hannah Haynie" w:date="2025-07-02T08:48:00Z" w16du:dateUtc="2025-07-02T14:48:00Z">
        <w:r w:rsidR="00771EB3">
          <w:t xml:space="preserve">environmental </w:t>
        </w:r>
      </w:ins>
      <w:r>
        <w:t>variables from the</w:t>
      </w:r>
      <w:ins w:id="1015" w:author="Hannah Haynie" w:date="2025-07-02T08:49:00Z" w16du:dateUtc="2025-07-02T14:49:00Z">
        <w:r w:rsidR="00771EB3">
          <w:t xml:space="preserve"> NASA</w:t>
        </w:r>
      </w:ins>
      <w:r>
        <w:t xml:space="preserve"> Shuttle Radar Topography Mission (2013), a publicly available digital elevation model</w:t>
      </w:r>
      <w:ins w:id="1016" w:author="Patrick Das" w:date="2025-07-11T15:29:00Z" w16du:dateUtc="2025-07-11T09:59:00Z">
        <w:r w:rsidR="00ED1022">
          <w:t xml:space="preserve"> at </w:t>
        </w:r>
        <w:r w:rsidR="00FA7DB9">
          <w:t>one arc-second resolution</w:t>
        </w:r>
      </w:ins>
      <w:commentRangeStart w:id="1017"/>
      <w:commentRangeStart w:id="1018"/>
      <w:r>
        <w:t>.</w:t>
      </w:r>
      <w:commentRangeEnd w:id="1017"/>
      <w:r w:rsidR="00771EB3">
        <w:rPr>
          <w:rStyle w:val="CommentReference"/>
        </w:rPr>
        <w:commentReference w:id="1017"/>
      </w:r>
      <w:commentRangeEnd w:id="1018"/>
      <w:r w:rsidR="00FA7DB9">
        <w:rPr>
          <w:rStyle w:val="CommentReference"/>
        </w:rPr>
        <w:commentReference w:id="1018"/>
      </w:r>
      <w:r>
        <w:t xml:space="preserve"> I collected coordinate information on the languages by selecting the largest settlement where the speaker group is dominant, then finding the coordinates for that settlement from publicly available sources (described in Appendix </w:t>
      </w:r>
      <w:ins w:id="1019" w:author="Patrick Das" w:date="2025-07-11T14:27:00Z" w16du:dateUtc="2025-07-11T08:57:00Z">
        <w:r w:rsidR="00DF6E9E">
          <w:t>A</w:t>
        </w:r>
      </w:ins>
      <w:del w:id="1020" w:author="Patrick Das" w:date="2025-07-11T14:23:00Z" w16du:dateUtc="2025-07-11T08:53:00Z">
        <w:r w:rsidDel="00DA2895">
          <w:delText>C</w:delText>
        </w:r>
      </w:del>
      <w:r>
        <w:t xml:space="preserve">), if not described in the grammar. To set the range over which we can assume the language is spoken (minimally), I created a buffer corresponding to the minimum distance between languages in my sample. This method underestimates language range sizes, but crucially does not overestimate, and is large enough to observe sharp drops in elevation. I calculated elevation as the average value in this buffer, and terrain roughness as the standard deviation of slope in this buffer, following </w:t>
      </w:r>
      <w:r w:rsidRPr="008F7F84">
        <w:t xml:space="preserve">Grohmann </w:t>
      </w:r>
      <w:del w:id="1021" w:author="Hannah Haynie" w:date="2025-07-02T21:40:00Z" w16du:dateUtc="2025-07-03T03:40:00Z">
        <w:r w:rsidRPr="008F7F84" w:rsidDel="003239A4">
          <w:delText>et al</w:delText>
        </w:r>
      </w:del>
      <w:ins w:id="1022" w:author="Hannah Haynie" w:date="2025-07-02T21:40:00Z" w16du:dateUtc="2025-07-03T03:40:00Z">
        <w:r w:rsidR="003239A4">
          <w:t>et al.</w:t>
        </w:r>
      </w:ins>
      <w:r w:rsidRPr="008F7F84">
        <w:t xml:space="preserve"> (2011).</w:t>
      </w:r>
    </w:p>
    <w:p w14:paraId="6B57EFA0" w14:textId="0F331A2C" w:rsidR="00E24217" w:rsidRDefault="00E24217" w:rsidP="00E24217">
      <w:pPr>
        <w:pStyle w:val="Heading2"/>
      </w:pPr>
      <w:r>
        <w:t>Operationalizing complexity</w:t>
      </w:r>
    </w:p>
    <w:p w14:paraId="54EE1FE0" w14:textId="360A28E2" w:rsidR="008A76DD" w:rsidRDefault="008A76DD" w:rsidP="005811F7">
      <w:commentRangeStart w:id="1023"/>
      <w:r>
        <w:t>There are a number of ways that linguistic complexity can be understood (</w:t>
      </w:r>
      <w:proofErr w:type="spellStart"/>
      <w:r>
        <w:t>Miestamo</w:t>
      </w:r>
      <w:proofErr w:type="spellEnd"/>
      <w:r>
        <w:t xml:space="preserve">, 2008: 24-25). Commonly, complexity is measured as the number of parts or rules in a system: the </w:t>
      </w:r>
      <w:r w:rsidRPr="00084230">
        <w:rPr>
          <w:i/>
          <w:iCs/>
        </w:rPr>
        <w:t>absolute</w:t>
      </w:r>
      <w:r>
        <w:t xml:space="preserve"> approach. This can be, for example, a list of the number of parts of the system: such as the number of phonemes in an inventory, but a more comprehensive approach also considers their interactions: making absolute complexity about 'the length of description' a phenomenon requires (Dahl, 2004: 21-24).</w:t>
      </w:r>
    </w:p>
    <w:p w14:paraId="4E49C764" w14:textId="77777777" w:rsidR="008A76DD" w:rsidRDefault="008A76DD" w:rsidP="005811F7">
      <w:r>
        <w:t>However, that is not complexity in the same sense that is used to talk about how languages simplify to aid adult L2 learners, or leveling in the case of large population sizes. We can instead talk about relative complexity, which defines complexity in terms of cost/difficulty of learning to some language user. But who is this language user? Languages differ in their ease of learning based on many factors that depend on the learner (such as their age, motivation, access to the input language, and linguistic repertoire). There is also a dearth of psycholinguistic studies on the precise factors that cause difficulty for different kinds of users (</w:t>
      </w:r>
      <w:proofErr w:type="spellStart"/>
      <w:r>
        <w:t>Miestamo</w:t>
      </w:r>
      <w:proofErr w:type="spellEnd"/>
      <w:r>
        <w:t xml:space="preserve">, 2008:26). Given this, the relative complexity approach is dispreferred in </w:t>
      </w:r>
      <w:r>
        <w:lastRenderedPageBreak/>
        <w:t xml:space="preserve">crosslinguistic studies, so </w:t>
      </w:r>
      <w:commentRangeStart w:id="1024"/>
      <w:r>
        <w:t xml:space="preserve">I take an absolute approach, while explaining how my measures of complexity may correlate to learning cost/difficulty.  </w:t>
      </w:r>
      <w:commentRangeEnd w:id="1023"/>
      <w:r w:rsidR="00771EB3">
        <w:rPr>
          <w:rStyle w:val="CommentReference"/>
        </w:rPr>
        <w:commentReference w:id="1023"/>
      </w:r>
      <w:commentRangeEnd w:id="1024"/>
      <w:r w:rsidR="00EF2777">
        <w:rPr>
          <w:rStyle w:val="CommentReference"/>
        </w:rPr>
        <w:commentReference w:id="1024"/>
      </w:r>
    </w:p>
    <w:p w14:paraId="7F731A32" w14:textId="39133CFA" w:rsidR="008A76DD" w:rsidRDefault="008A76DD" w:rsidP="005811F7">
      <w:r>
        <w:t xml:space="preserve">This results in three measures of core argument coding complexity in my study: </w:t>
      </w:r>
      <w:del w:id="1025" w:author="Hannah Haynie" w:date="2025-07-02T10:50:00Z" w16du:dateUtc="2025-07-02T16:50:00Z">
        <w:r w:rsidDel="00CC7195">
          <w:delText>case-marking</w:delText>
        </w:r>
      </w:del>
      <w:ins w:id="1026" w:author="Hannah Haynie" w:date="2025-07-02T10:50:00Z" w16du:dateUtc="2025-07-02T16:50:00Z">
        <w:r w:rsidR="00CC7195">
          <w:t>case marking</w:t>
        </w:r>
      </w:ins>
      <w:r>
        <w:t>, cell</w:t>
      </w:r>
      <w:r w:rsidR="00613FEE">
        <w:t>,</w:t>
      </w:r>
      <w:r>
        <w:t xml:space="preserve"> and form complexity. </w:t>
      </w:r>
      <w:del w:id="1027" w:author="Hannah Haynie" w:date="2025-07-02T10:50:00Z" w16du:dateUtc="2025-07-02T16:50:00Z">
        <w:r w:rsidDel="00CC7195">
          <w:delText>Case-marking</w:delText>
        </w:r>
      </w:del>
      <w:ins w:id="1028" w:author="Hannah Haynie" w:date="2025-07-02T10:50:00Z" w16du:dateUtc="2025-07-02T16:50:00Z">
        <w:r w:rsidR="00CC7195">
          <w:t>Case marking</w:t>
        </w:r>
      </w:ins>
      <w:r>
        <w:t xml:space="preserve"> complexity measures the number of rules that determine the expression of nouns </w:t>
      </w:r>
      <w:del w:id="1029" w:author="Hannah Haynie" w:date="2025-07-02T08:51:00Z" w16du:dateUtc="2025-07-02T14:51:00Z">
        <w:r w:rsidDel="00EF2777">
          <w:delText>as the</w:delText>
        </w:r>
      </w:del>
      <w:ins w:id="1030" w:author="Hannah Haynie" w:date="2025-07-02T08:51:00Z" w16du:dateUtc="2025-07-02T14:51:00Z">
        <w:r w:rsidR="00EF2777">
          <w:t>that</w:t>
        </w:r>
      </w:ins>
      <w:r>
        <w:t xml:space="preserve"> encode core arguments. Cell and form complexity measure complexity in the verbal form as it encodes core arguments, particularly the size of the paradigm and the number of forms in the system respectively. Measuring core argument coding in these three distinct measures is important, given claims about the loss/gain of complexity in Trans-Himalayan are specific to the verbal domain, and these different measures reflect and hence help us assess differing claims about complexity in core argument marking in Trans-Himalayan. </w:t>
      </w:r>
    </w:p>
    <w:p w14:paraId="7DC0EC51" w14:textId="34433DD7" w:rsidR="008A76DD" w:rsidRDefault="008A76DD" w:rsidP="005811F7">
      <w:commentRangeStart w:id="1031"/>
      <w:del w:id="1032" w:author="Hannah Haynie" w:date="2025-07-02T08:51:00Z" w16du:dateUtc="2025-07-02T14:51:00Z">
        <w:r w:rsidDel="00EF2777">
          <w:delText xml:space="preserve">Next, I explain how each of these complexity measures is calculated. </w:delText>
        </w:r>
      </w:del>
      <w:r>
        <w:t>After obtaining scores for each language, I centered and scaled these values (represented them as standard deviations from the mean).</w:t>
      </w:r>
      <w:commentRangeEnd w:id="1031"/>
      <w:r w:rsidR="00EF2777">
        <w:rPr>
          <w:rStyle w:val="CommentReference"/>
        </w:rPr>
        <w:commentReference w:id="1031"/>
      </w:r>
    </w:p>
    <w:p w14:paraId="605A2998" w14:textId="7AF73F25" w:rsidR="00E24217" w:rsidRDefault="008A76DD" w:rsidP="008A76DD">
      <w:pPr>
        <w:pStyle w:val="Heading3"/>
        <w:rPr>
          <w:lang w:val="en-AU"/>
        </w:rPr>
      </w:pPr>
      <w:r>
        <w:rPr>
          <w:lang w:val="en-AU"/>
        </w:rPr>
        <w:t>Case marking complexity</w:t>
      </w:r>
    </w:p>
    <w:p w14:paraId="628295A0" w14:textId="0394E857" w:rsidR="00583802" w:rsidRDefault="00583802" w:rsidP="005811F7">
      <w:r>
        <w:t xml:space="preserve">I measured </w:t>
      </w:r>
      <w:del w:id="1033" w:author="Hannah Haynie" w:date="2025-07-02T10:50:00Z" w16du:dateUtc="2025-07-02T16:50:00Z">
        <w:r w:rsidDel="00CC7195">
          <w:delText>case-marking</w:delText>
        </w:r>
      </w:del>
      <w:ins w:id="1034" w:author="Hannah Haynie" w:date="2025-07-02T10:50:00Z" w16du:dateUtc="2025-07-02T16:50:00Z">
        <w:r w:rsidR="00CC7195">
          <w:t>case marking</w:t>
        </w:r>
      </w:ins>
      <w:r>
        <w:t xml:space="preserve"> complexity as the </w:t>
      </w:r>
      <w:del w:id="1035" w:author="Hannah Haynie" w:date="2025-07-02T08:52:00Z" w16du:dateUtc="2025-07-02T14:52:00Z">
        <w:r w:rsidDel="00EF2777">
          <w:delText xml:space="preserve">sum </w:delText>
        </w:r>
      </w:del>
      <w:ins w:id="1036" w:author="Hannah Haynie" w:date="2025-07-02T08:52:00Z" w16du:dateUtc="2025-07-02T14:52:00Z">
        <w:r w:rsidR="00EF2777">
          <w:t xml:space="preserve">count </w:t>
        </w:r>
      </w:ins>
      <w:r>
        <w:t xml:space="preserve">of distinct core case markers plus the number of optionality rules governing their expression. This is an absolute measure of complexity, but </w:t>
      </w:r>
      <w:r w:rsidR="002451A3">
        <w:t>is</w:t>
      </w:r>
      <w:r>
        <w:t xml:space="preserve"> expect</w:t>
      </w:r>
      <w:r w:rsidR="002451A3">
        <w:t>ed</w:t>
      </w:r>
      <w:r>
        <w:t xml:space="preserve"> to correlate to learning complexity as well, since the more distinct case markers a language has, and the more rules that dictate their insertion, the more a learner </w:t>
      </w:r>
      <w:r w:rsidR="00FF6C9D">
        <w:t>must</w:t>
      </w:r>
      <w:r>
        <w:t xml:space="preserve"> “learn”. Bentz and Winter (2013) find that languages with more second language speakers tend to have smaller case inventories, lending credence to the idea. </w:t>
      </w:r>
    </w:p>
    <w:p w14:paraId="46B31841" w14:textId="35C48275" w:rsidR="00583802" w:rsidRDefault="00583802" w:rsidP="005811F7">
      <w:commentRangeStart w:id="1037"/>
      <w:r w:rsidRPr="009150B6">
        <w:t>For example, Bodo (bodo1269) has two primary case markers for core arguments: a nominative marker</w:t>
      </w:r>
      <w:r w:rsidR="00B655FB">
        <w:t xml:space="preserve"> (for S and A)</w:t>
      </w:r>
      <w:r w:rsidRPr="009150B6">
        <w:t xml:space="preserve"> </w:t>
      </w:r>
      <w:r w:rsidRPr="009150B6">
        <w:rPr>
          <w:i/>
          <w:iCs/>
        </w:rPr>
        <w:t xml:space="preserve">-a </w:t>
      </w:r>
      <w:r w:rsidRPr="009150B6">
        <w:t xml:space="preserve">(with four allomorphs) and an object marker, </w:t>
      </w:r>
      <w:r w:rsidRPr="009150B6">
        <w:rPr>
          <w:i/>
          <w:iCs/>
        </w:rPr>
        <w:t>-</w:t>
      </w:r>
      <w:proofErr w:type="spellStart"/>
      <w:r w:rsidRPr="009150B6">
        <w:rPr>
          <w:i/>
          <w:iCs/>
        </w:rPr>
        <w:t>khwu</w:t>
      </w:r>
      <w:proofErr w:type="spellEnd"/>
      <w:r w:rsidRPr="009150B6">
        <w:rPr>
          <w:i/>
          <w:iCs/>
        </w:rPr>
        <w:t xml:space="preserve"> </w:t>
      </w:r>
      <w:r w:rsidRPr="009150B6">
        <w:t>(Haokip</w:t>
      </w:r>
      <w:r w:rsidR="00575E37">
        <w:t xml:space="preserve"> and Brahma</w:t>
      </w:r>
      <w:r w:rsidRPr="009150B6">
        <w:t xml:space="preserve">, 2018:3). It has two additional markers for P: </w:t>
      </w:r>
      <w:r w:rsidRPr="009150B6">
        <w:rPr>
          <w:i/>
          <w:iCs/>
        </w:rPr>
        <w:t xml:space="preserve">-lo </w:t>
      </w:r>
      <w:r w:rsidRPr="009150B6">
        <w:t xml:space="preserve">is used when P is in contrastive focus, and </w:t>
      </w:r>
      <w:r w:rsidRPr="009150B6">
        <w:rPr>
          <w:i/>
          <w:iCs/>
        </w:rPr>
        <w:t xml:space="preserve">-nao </w:t>
      </w:r>
      <w:r w:rsidRPr="009150B6">
        <w:t>marks weakly affected objects (homophonous with the locative marker). Bodo's case marking complexity is therefore 4 (distinct core case markers</w:t>
      </w:r>
      <w:ins w:id="1038" w:author="Hannah Haynie" w:date="2025-07-02T08:54:00Z" w16du:dateUtc="2025-07-02T14:54:00Z">
        <w:r w:rsidR="00EF2777">
          <w:t xml:space="preserve">: </w:t>
        </w:r>
        <w:r w:rsidR="00EF2777">
          <w:rPr>
            <w:i/>
            <w:iCs/>
          </w:rPr>
          <w:t>-a, -</w:t>
        </w:r>
        <w:proofErr w:type="spellStart"/>
        <w:r w:rsidR="00EF2777">
          <w:rPr>
            <w:i/>
            <w:iCs/>
          </w:rPr>
          <w:t>khwu</w:t>
        </w:r>
        <w:proofErr w:type="spellEnd"/>
        <w:r w:rsidR="00EF2777">
          <w:rPr>
            <w:i/>
            <w:iCs/>
          </w:rPr>
          <w:t>, -lo, -nao</w:t>
        </w:r>
      </w:ins>
      <w:r w:rsidRPr="009150B6">
        <w:t>) + 2 (optionality rules</w:t>
      </w:r>
      <w:ins w:id="1039" w:author="Hannah Haynie" w:date="2025-07-02T08:54:00Z" w16du:dateUtc="2025-07-02T14:54:00Z">
        <w:r w:rsidR="00EF2777">
          <w:t>: contrastive focus on P, weakly affected P</w:t>
        </w:r>
      </w:ins>
      <w:r w:rsidRPr="009150B6">
        <w:t>) = 6, reflecting both the inventory of forms and the conditional rules governing their expression</w:t>
      </w:r>
      <w:commentRangeEnd w:id="1037"/>
      <w:r w:rsidR="00EF2777">
        <w:rPr>
          <w:rStyle w:val="CommentReference"/>
        </w:rPr>
        <w:commentReference w:id="1037"/>
      </w:r>
      <w:r w:rsidRPr="009150B6">
        <w:t>.</w:t>
      </w:r>
    </w:p>
    <w:p w14:paraId="4907B79A" w14:textId="3EBC6F8C" w:rsidR="008A76DD" w:rsidRDefault="00583802" w:rsidP="00583802">
      <w:pPr>
        <w:pStyle w:val="Heading3"/>
        <w:rPr>
          <w:lang w:val="en-AU"/>
        </w:rPr>
      </w:pPr>
      <w:r>
        <w:rPr>
          <w:lang w:val="en-AU"/>
        </w:rPr>
        <w:t>Verbal argument indexing complexity</w:t>
      </w:r>
    </w:p>
    <w:p w14:paraId="65159E07" w14:textId="43813112" w:rsidR="0098265C" w:rsidRDefault="0098265C" w:rsidP="005811F7">
      <w:r>
        <w:t xml:space="preserve">Verbal argument indexes usually show a lot more distinctions than case markers, as </w:t>
      </w:r>
      <w:ins w:id="1040" w:author="Hannah Haynie" w:date="2025-07-02T08:55:00Z" w16du:dateUtc="2025-07-02T14:55:00Z">
        <w:r w:rsidR="00EF2777">
          <w:t>they</w:t>
        </w:r>
      </w:ins>
      <w:del w:id="1041" w:author="Hannah Haynie" w:date="2025-07-02T08:55:00Z" w16du:dateUtc="2025-07-02T14:55:00Z">
        <w:r w:rsidDel="00EF2777">
          <w:delText>it</w:delText>
        </w:r>
      </w:del>
      <w:r>
        <w:t xml:space="preserve"> track</w:t>
      </w:r>
      <w:del w:id="1042" w:author="Hannah Haynie" w:date="2025-07-02T08:55:00Z" w16du:dateUtc="2025-07-02T14:55:00Z">
        <w:r w:rsidDel="00EF2777">
          <w:delText>s</w:delText>
        </w:r>
      </w:del>
      <w:r>
        <w:t xml:space="preserve"> person and number. These complex verb forms can be understood as resulting from paradigms that track dimensions of variations, or as the combination of the verb with distinct morphemes that index core arguments. I operationalize this as </w:t>
      </w:r>
      <w:r w:rsidRPr="0065422E">
        <w:rPr>
          <w:i/>
          <w:iCs/>
        </w:rPr>
        <w:t>cell complexity</w:t>
      </w:r>
      <w:r>
        <w:t xml:space="preserve">, which measures the number of cells in a paradigm where the verb is inflected for a transitive clause, and </w:t>
      </w:r>
      <w:r w:rsidRPr="0065422E">
        <w:rPr>
          <w:i/>
          <w:iCs/>
        </w:rPr>
        <w:t>form complexity</w:t>
      </w:r>
      <w:r>
        <w:t xml:space="preserve">, which records the number of unique forms that can be used on the verbal unit to index S, A, and P. For both, I only considered declarative, </w:t>
      </w:r>
      <w:r>
        <w:lastRenderedPageBreak/>
        <w:t xml:space="preserve">affirmative clause types, and only considered one tense type (typically the unmarked tense, and if both were marked, the one with fewer distinctions). </w:t>
      </w:r>
    </w:p>
    <w:p w14:paraId="095C5BF9" w14:textId="77777777" w:rsidR="0098265C" w:rsidRDefault="0098265C" w:rsidP="005811F7">
      <w:pPr>
        <w:rPr>
          <w:ins w:id="1043" w:author="Patrick Das" w:date="2025-07-11T15:30:00Z" w16du:dateUtc="2025-07-11T10:00:00Z"/>
        </w:rPr>
      </w:pPr>
      <w:r>
        <w:t xml:space="preserve">For an example of why this dual approach is justified, consider Karbi (karb1241). Karbi employs a </w:t>
      </w:r>
      <w:r w:rsidRPr="000148EB">
        <w:t xml:space="preserve">"non-subject speech act participant marker" whenever the P argument is first or second person (Konnerth, 2014:224). This means Karbi utilizes 4 out of 9 slots in its verbal paradigm </w:t>
      </w:r>
      <w:commentRangeStart w:id="1044"/>
      <w:r w:rsidRPr="000148EB">
        <w:t xml:space="preserve">(cell complexity = 4) </w:t>
      </w:r>
      <w:commentRangeEnd w:id="1044"/>
      <w:r w:rsidR="00031EDF">
        <w:rPr>
          <w:rStyle w:val="CommentReference"/>
        </w:rPr>
        <w:commentReference w:id="1044"/>
      </w:r>
      <w:r w:rsidRPr="000148EB">
        <w:t>but employs only a single distinct form (form complexity = 1).</w:t>
      </w:r>
      <w:r>
        <w:t xml:space="preserve"> Karbi’s resultant cell complexity is 4, but its form complexity is only 1. </w:t>
      </w:r>
    </w:p>
    <w:p w14:paraId="2A0FC251" w14:textId="328B5C8E" w:rsidR="00FC489A" w:rsidRDefault="00FC489A">
      <w:pPr>
        <w:pStyle w:val="Caption"/>
        <w:keepNext/>
        <w:rPr>
          <w:ins w:id="1045" w:author="Patrick Das" w:date="2025-07-11T15:31:00Z" w16du:dateUtc="2025-07-11T10:01:00Z"/>
        </w:rPr>
        <w:pPrChange w:id="1046" w:author="Patrick Das" w:date="2025-07-11T15:31:00Z" w16du:dateUtc="2025-07-11T10:01:00Z">
          <w:pPr/>
        </w:pPrChange>
      </w:pPr>
      <w:ins w:id="1047" w:author="Patrick Das" w:date="2025-07-11T15:31:00Z" w16du:dateUtc="2025-07-11T10:01:00Z">
        <w:r>
          <w:t xml:space="preserve">Table </w:t>
        </w:r>
      </w:ins>
      <w:ins w:id="1048" w:author="Patrick Das" w:date="2025-07-14T12:52:00Z" w16du:dateUtc="2025-07-14T07:22:00Z">
        <w:r w:rsidR="001F6883">
          <w:fldChar w:fldCharType="begin"/>
        </w:r>
        <w:r w:rsidR="001F6883">
          <w:instrText xml:space="preserve"> SEQ Table \* ARABIC </w:instrText>
        </w:r>
      </w:ins>
      <w:r w:rsidR="001F6883">
        <w:fldChar w:fldCharType="separate"/>
      </w:r>
      <w:ins w:id="1049" w:author="Patrick Das" w:date="2025-07-14T12:52:00Z" w16du:dateUtc="2025-07-14T07:22:00Z">
        <w:r w:rsidR="001F6883">
          <w:rPr>
            <w:noProof/>
          </w:rPr>
          <w:t>4</w:t>
        </w:r>
        <w:r w:rsidR="001F6883">
          <w:fldChar w:fldCharType="end"/>
        </w:r>
      </w:ins>
      <w:ins w:id="1050" w:author="Patrick Das" w:date="2025-07-11T15:31:00Z" w16du:dateUtc="2025-07-11T10:01:00Z">
        <w:r>
          <w:t xml:space="preserve">: </w:t>
        </w:r>
        <w:r w:rsidRPr="00C716FF">
          <w:t>Karbi ‘Non-Subject SAP marker’ (Konnerth 2014:224).</w:t>
        </w:r>
        <w:r w:rsidR="00F60787">
          <w:t xml:space="preserve"> In the origina</w:t>
        </w:r>
      </w:ins>
      <w:ins w:id="1051" w:author="Patrick Das" w:date="2025-07-11T15:32:00Z" w16du:dateUtc="2025-07-11T10:02:00Z">
        <w:r w:rsidR="00F60787">
          <w:t>l table, ‘P’ is represented as</w:t>
        </w:r>
      </w:ins>
      <w:ins w:id="1052" w:author="Patrick Das" w:date="2025-07-11T15:31:00Z" w16du:dateUtc="2025-07-11T10:01:00Z">
        <w:r w:rsidRPr="00C716FF">
          <w:t xml:space="preserve"> 'non-A'</w:t>
        </w:r>
      </w:ins>
      <w:ins w:id="1053" w:author="Patrick Das" w:date="2025-07-11T15:32:00Z" w16du:dateUtc="2025-07-11T10:02:00Z">
        <w:r w:rsidR="00F60787">
          <w:t xml:space="preserve">. Rows and columns depict person combinations. + indicates presence, - indicates absence. </w:t>
        </w:r>
      </w:ins>
    </w:p>
    <w:tbl>
      <w:tblPr>
        <w:tblStyle w:val="TableGrid"/>
        <w:tblW w:w="0" w:type="auto"/>
        <w:tblLook w:val="04A0" w:firstRow="1" w:lastRow="0" w:firstColumn="1" w:lastColumn="0" w:noHBand="0" w:noVBand="1"/>
      </w:tblPr>
      <w:tblGrid>
        <w:gridCol w:w="2337"/>
        <w:gridCol w:w="2337"/>
        <w:gridCol w:w="2338"/>
        <w:gridCol w:w="2338"/>
      </w:tblGrid>
      <w:tr w:rsidR="008044C7" w14:paraId="7B6323DD" w14:textId="77777777">
        <w:trPr>
          <w:ins w:id="1054" w:author="Patrick Das" w:date="2025-07-11T15:30:00Z"/>
        </w:trPr>
        <w:tc>
          <w:tcPr>
            <w:tcW w:w="2337" w:type="dxa"/>
          </w:tcPr>
          <w:p w14:paraId="1D8ABADF" w14:textId="0F5EC77F" w:rsidR="008044C7" w:rsidRPr="00F60787" w:rsidRDefault="008044C7" w:rsidP="005811F7">
            <w:pPr>
              <w:rPr>
                <w:ins w:id="1055" w:author="Patrick Das" w:date="2025-07-11T15:30:00Z" w16du:dateUtc="2025-07-11T10:00:00Z"/>
              </w:rPr>
            </w:pPr>
            <w:ins w:id="1056" w:author="Patrick Das" w:date="2025-07-11T15:30:00Z" w16du:dateUtc="2025-07-11T10:00:00Z">
              <w:r w:rsidRPr="00F60787">
                <w:t xml:space="preserve">A </w:t>
              </w:r>
              <w:r w:rsidR="00FC489A" w:rsidRPr="00F60787">
                <w:t xml:space="preserve">\ </w:t>
              </w:r>
            </w:ins>
            <w:ins w:id="1057" w:author="Patrick Das" w:date="2025-07-11T15:31:00Z" w16du:dateUtc="2025-07-11T10:01:00Z">
              <w:r w:rsidR="00FC489A" w:rsidRPr="00F60787">
                <w:t>P</w:t>
              </w:r>
            </w:ins>
          </w:p>
        </w:tc>
        <w:tc>
          <w:tcPr>
            <w:tcW w:w="2337" w:type="dxa"/>
          </w:tcPr>
          <w:p w14:paraId="6E2FC16B" w14:textId="164620E5" w:rsidR="008044C7" w:rsidRPr="00F60787" w:rsidRDefault="00FC489A" w:rsidP="005811F7">
            <w:pPr>
              <w:rPr>
                <w:ins w:id="1058" w:author="Patrick Das" w:date="2025-07-11T15:30:00Z" w16du:dateUtc="2025-07-11T10:00:00Z"/>
                <w:b/>
                <w:bCs/>
                <w:rPrChange w:id="1059" w:author="Patrick Das" w:date="2025-07-11T15:32:00Z" w16du:dateUtc="2025-07-11T10:02:00Z">
                  <w:rPr>
                    <w:ins w:id="1060" w:author="Patrick Das" w:date="2025-07-11T15:30:00Z" w16du:dateUtc="2025-07-11T10:00:00Z"/>
                  </w:rPr>
                </w:rPrChange>
              </w:rPr>
            </w:pPr>
            <w:ins w:id="1061" w:author="Patrick Das" w:date="2025-07-11T15:30:00Z" w16du:dateUtc="2025-07-11T10:00:00Z">
              <w:r w:rsidRPr="00F60787">
                <w:rPr>
                  <w:b/>
                  <w:bCs/>
                  <w:rPrChange w:id="1062" w:author="Patrick Das" w:date="2025-07-11T15:32:00Z" w16du:dateUtc="2025-07-11T10:02:00Z">
                    <w:rPr/>
                  </w:rPrChange>
                </w:rPr>
                <w:t>1</w:t>
              </w:r>
            </w:ins>
          </w:p>
        </w:tc>
        <w:tc>
          <w:tcPr>
            <w:tcW w:w="2338" w:type="dxa"/>
          </w:tcPr>
          <w:p w14:paraId="391C1FDB" w14:textId="2B9D9EF0" w:rsidR="008044C7" w:rsidRPr="00F60787" w:rsidRDefault="00FC489A" w:rsidP="005811F7">
            <w:pPr>
              <w:rPr>
                <w:ins w:id="1063" w:author="Patrick Das" w:date="2025-07-11T15:30:00Z" w16du:dateUtc="2025-07-11T10:00:00Z"/>
                <w:b/>
                <w:bCs/>
                <w:rPrChange w:id="1064" w:author="Patrick Das" w:date="2025-07-11T15:32:00Z" w16du:dateUtc="2025-07-11T10:02:00Z">
                  <w:rPr>
                    <w:ins w:id="1065" w:author="Patrick Das" w:date="2025-07-11T15:30:00Z" w16du:dateUtc="2025-07-11T10:00:00Z"/>
                  </w:rPr>
                </w:rPrChange>
              </w:rPr>
            </w:pPr>
            <w:ins w:id="1066" w:author="Patrick Das" w:date="2025-07-11T15:30:00Z" w16du:dateUtc="2025-07-11T10:00:00Z">
              <w:r w:rsidRPr="00F60787">
                <w:rPr>
                  <w:b/>
                  <w:bCs/>
                  <w:rPrChange w:id="1067" w:author="Patrick Das" w:date="2025-07-11T15:32:00Z" w16du:dateUtc="2025-07-11T10:02:00Z">
                    <w:rPr/>
                  </w:rPrChange>
                </w:rPr>
                <w:t>2</w:t>
              </w:r>
            </w:ins>
          </w:p>
        </w:tc>
        <w:tc>
          <w:tcPr>
            <w:tcW w:w="2338" w:type="dxa"/>
          </w:tcPr>
          <w:p w14:paraId="06FEE350" w14:textId="7638E50E" w:rsidR="008044C7" w:rsidRPr="00F60787" w:rsidRDefault="00FC489A" w:rsidP="005811F7">
            <w:pPr>
              <w:rPr>
                <w:ins w:id="1068" w:author="Patrick Das" w:date="2025-07-11T15:30:00Z" w16du:dateUtc="2025-07-11T10:00:00Z"/>
                <w:b/>
                <w:bCs/>
                <w:rPrChange w:id="1069" w:author="Patrick Das" w:date="2025-07-11T15:32:00Z" w16du:dateUtc="2025-07-11T10:02:00Z">
                  <w:rPr>
                    <w:ins w:id="1070" w:author="Patrick Das" w:date="2025-07-11T15:30:00Z" w16du:dateUtc="2025-07-11T10:00:00Z"/>
                  </w:rPr>
                </w:rPrChange>
              </w:rPr>
            </w:pPr>
            <w:ins w:id="1071" w:author="Patrick Das" w:date="2025-07-11T15:30:00Z" w16du:dateUtc="2025-07-11T10:00:00Z">
              <w:r w:rsidRPr="00F60787">
                <w:rPr>
                  <w:b/>
                  <w:bCs/>
                  <w:rPrChange w:id="1072" w:author="Patrick Das" w:date="2025-07-11T15:32:00Z" w16du:dateUtc="2025-07-11T10:02:00Z">
                    <w:rPr/>
                  </w:rPrChange>
                </w:rPr>
                <w:t>3</w:t>
              </w:r>
            </w:ins>
          </w:p>
        </w:tc>
      </w:tr>
      <w:tr w:rsidR="008044C7" w14:paraId="7AB6750C" w14:textId="77777777">
        <w:trPr>
          <w:ins w:id="1073" w:author="Patrick Das" w:date="2025-07-11T15:30:00Z"/>
        </w:trPr>
        <w:tc>
          <w:tcPr>
            <w:tcW w:w="2337" w:type="dxa"/>
          </w:tcPr>
          <w:p w14:paraId="2563D125" w14:textId="35DB4116" w:rsidR="008044C7" w:rsidRPr="00F60787" w:rsidRDefault="00FC489A" w:rsidP="005811F7">
            <w:pPr>
              <w:rPr>
                <w:ins w:id="1074" w:author="Patrick Das" w:date="2025-07-11T15:30:00Z" w16du:dateUtc="2025-07-11T10:00:00Z"/>
              </w:rPr>
            </w:pPr>
            <w:ins w:id="1075" w:author="Patrick Das" w:date="2025-07-11T15:30:00Z" w16du:dateUtc="2025-07-11T10:00:00Z">
              <w:r w:rsidRPr="00F60787">
                <w:t>1</w:t>
              </w:r>
            </w:ins>
          </w:p>
        </w:tc>
        <w:tc>
          <w:tcPr>
            <w:tcW w:w="2337" w:type="dxa"/>
          </w:tcPr>
          <w:p w14:paraId="015B35A9" w14:textId="1AE4B2BF" w:rsidR="008044C7" w:rsidRDefault="00FC489A" w:rsidP="005811F7">
            <w:pPr>
              <w:rPr>
                <w:ins w:id="1076" w:author="Patrick Das" w:date="2025-07-11T15:30:00Z" w16du:dateUtc="2025-07-11T10:00:00Z"/>
              </w:rPr>
            </w:pPr>
            <w:ins w:id="1077" w:author="Patrick Das" w:date="2025-07-11T15:30:00Z" w16du:dateUtc="2025-07-11T10:00:00Z">
              <w:r>
                <w:t>-</w:t>
              </w:r>
            </w:ins>
          </w:p>
        </w:tc>
        <w:tc>
          <w:tcPr>
            <w:tcW w:w="2338" w:type="dxa"/>
          </w:tcPr>
          <w:p w14:paraId="2326573C" w14:textId="4DA8B1F7" w:rsidR="008044C7" w:rsidRDefault="00FC489A" w:rsidP="005811F7">
            <w:pPr>
              <w:rPr>
                <w:ins w:id="1078" w:author="Patrick Das" w:date="2025-07-11T15:30:00Z" w16du:dateUtc="2025-07-11T10:00:00Z"/>
              </w:rPr>
            </w:pPr>
            <w:ins w:id="1079" w:author="Patrick Das" w:date="2025-07-11T15:31:00Z" w16du:dateUtc="2025-07-11T10:01:00Z">
              <w:r>
                <w:t>+</w:t>
              </w:r>
            </w:ins>
          </w:p>
        </w:tc>
        <w:tc>
          <w:tcPr>
            <w:tcW w:w="2338" w:type="dxa"/>
          </w:tcPr>
          <w:p w14:paraId="10ED4D2D" w14:textId="4EA3E6F9" w:rsidR="008044C7" w:rsidRDefault="00FC489A" w:rsidP="005811F7">
            <w:pPr>
              <w:rPr>
                <w:ins w:id="1080" w:author="Patrick Das" w:date="2025-07-11T15:30:00Z" w16du:dateUtc="2025-07-11T10:00:00Z"/>
              </w:rPr>
            </w:pPr>
            <w:ins w:id="1081" w:author="Patrick Das" w:date="2025-07-11T15:31:00Z" w16du:dateUtc="2025-07-11T10:01:00Z">
              <w:r>
                <w:t>-</w:t>
              </w:r>
            </w:ins>
          </w:p>
        </w:tc>
      </w:tr>
      <w:tr w:rsidR="008044C7" w14:paraId="7C98B31E" w14:textId="77777777">
        <w:trPr>
          <w:ins w:id="1082" w:author="Patrick Das" w:date="2025-07-11T15:30:00Z"/>
        </w:trPr>
        <w:tc>
          <w:tcPr>
            <w:tcW w:w="2337" w:type="dxa"/>
          </w:tcPr>
          <w:p w14:paraId="44B550AC" w14:textId="38D9A9F7" w:rsidR="008044C7" w:rsidRPr="00F60787" w:rsidRDefault="00FC489A" w:rsidP="005811F7">
            <w:pPr>
              <w:rPr>
                <w:ins w:id="1083" w:author="Patrick Das" w:date="2025-07-11T15:30:00Z" w16du:dateUtc="2025-07-11T10:00:00Z"/>
              </w:rPr>
            </w:pPr>
            <w:ins w:id="1084" w:author="Patrick Das" w:date="2025-07-11T15:30:00Z" w16du:dateUtc="2025-07-11T10:00:00Z">
              <w:r w:rsidRPr="00F60787">
                <w:t>2</w:t>
              </w:r>
            </w:ins>
          </w:p>
        </w:tc>
        <w:tc>
          <w:tcPr>
            <w:tcW w:w="2337" w:type="dxa"/>
          </w:tcPr>
          <w:p w14:paraId="7AE4A9BA" w14:textId="6BEF7BAB" w:rsidR="008044C7" w:rsidRDefault="00FC489A" w:rsidP="005811F7">
            <w:pPr>
              <w:rPr>
                <w:ins w:id="1085" w:author="Patrick Das" w:date="2025-07-11T15:30:00Z" w16du:dateUtc="2025-07-11T10:00:00Z"/>
              </w:rPr>
            </w:pPr>
            <w:ins w:id="1086" w:author="Patrick Das" w:date="2025-07-11T15:30:00Z" w16du:dateUtc="2025-07-11T10:00:00Z">
              <w:r>
                <w:t>+</w:t>
              </w:r>
            </w:ins>
          </w:p>
        </w:tc>
        <w:tc>
          <w:tcPr>
            <w:tcW w:w="2338" w:type="dxa"/>
          </w:tcPr>
          <w:p w14:paraId="31503D35" w14:textId="71C2CDBC" w:rsidR="008044C7" w:rsidRDefault="00FC489A" w:rsidP="005811F7">
            <w:pPr>
              <w:rPr>
                <w:ins w:id="1087" w:author="Patrick Das" w:date="2025-07-11T15:30:00Z" w16du:dateUtc="2025-07-11T10:00:00Z"/>
              </w:rPr>
            </w:pPr>
            <w:ins w:id="1088" w:author="Patrick Das" w:date="2025-07-11T15:31:00Z" w16du:dateUtc="2025-07-11T10:01:00Z">
              <w:r>
                <w:t>-</w:t>
              </w:r>
            </w:ins>
          </w:p>
        </w:tc>
        <w:tc>
          <w:tcPr>
            <w:tcW w:w="2338" w:type="dxa"/>
          </w:tcPr>
          <w:p w14:paraId="6E48DED0" w14:textId="71FED201" w:rsidR="008044C7" w:rsidRDefault="00FC489A" w:rsidP="005811F7">
            <w:pPr>
              <w:rPr>
                <w:ins w:id="1089" w:author="Patrick Das" w:date="2025-07-11T15:30:00Z" w16du:dateUtc="2025-07-11T10:00:00Z"/>
              </w:rPr>
            </w:pPr>
            <w:ins w:id="1090" w:author="Patrick Das" w:date="2025-07-11T15:31:00Z" w16du:dateUtc="2025-07-11T10:01:00Z">
              <w:r>
                <w:t>-</w:t>
              </w:r>
            </w:ins>
          </w:p>
        </w:tc>
      </w:tr>
      <w:tr w:rsidR="008044C7" w14:paraId="2D4731AA" w14:textId="77777777">
        <w:trPr>
          <w:ins w:id="1091" w:author="Patrick Das" w:date="2025-07-11T15:30:00Z"/>
        </w:trPr>
        <w:tc>
          <w:tcPr>
            <w:tcW w:w="2337" w:type="dxa"/>
          </w:tcPr>
          <w:p w14:paraId="091C72EC" w14:textId="5025D86C" w:rsidR="008044C7" w:rsidRPr="00F60787" w:rsidRDefault="00FC489A" w:rsidP="005811F7">
            <w:pPr>
              <w:rPr>
                <w:ins w:id="1092" w:author="Patrick Das" w:date="2025-07-11T15:30:00Z" w16du:dateUtc="2025-07-11T10:00:00Z"/>
              </w:rPr>
            </w:pPr>
            <w:ins w:id="1093" w:author="Patrick Das" w:date="2025-07-11T15:30:00Z" w16du:dateUtc="2025-07-11T10:00:00Z">
              <w:r w:rsidRPr="00F60787">
                <w:t>3</w:t>
              </w:r>
            </w:ins>
          </w:p>
        </w:tc>
        <w:tc>
          <w:tcPr>
            <w:tcW w:w="2337" w:type="dxa"/>
          </w:tcPr>
          <w:p w14:paraId="2371864D" w14:textId="1A87DF32" w:rsidR="008044C7" w:rsidRDefault="00FC489A" w:rsidP="005811F7">
            <w:pPr>
              <w:rPr>
                <w:ins w:id="1094" w:author="Patrick Das" w:date="2025-07-11T15:30:00Z" w16du:dateUtc="2025-07-11T10:00:00Z"/>
              </w:rPr>
            </w:pPr>
            <w:ins w:id="1095" w:author="Patrick Das" w:date="2025-07-11T15:30:00Z" w16du:dateUtc="2025-07-11T10:00:00Z">
              <w:r>
                <w:t>+</w:t>
              </w:r>
            </w:ins>
          </w:p>
        </w:tc>
        <w:tc>
          <w:tcPr>
            <w:tcW w:w="2338" w:type="dxa"/>
          </w:tcPr>
          <w:p w14:paraId="553A0526" w14:textId="30FFB1E5" w:rsidR="008044C7" w:rsidRDefault="00FC489A" w:rsidP="005811F7">
            <w:pPr>
              <w:rPr>
                <w:ins w:id="1096" w:author="Patrick Das" w:date="2025-07-11T15:30:00Z" w16du:dateUtc="2025-07-11T10:00:00Z"/>
              </w:rPr>
            </w:pPr>
            <w:ins w:id="1097" w:author="Patrick Das" w:date="2025-07-11T15:30:00Z" w16du:dateUtc="2025-07-11T10:00:00Z">
              <w:r>
                <w:t>+</w:t>
              </w:r>
            </w:ins>
          </w:p>
        </w:tc>
        <w:tc>
          <w:tcPr>
            <w:tcW w:w="2338" w:type="dxa"/>
          </w:tcPr>
          <w:p w14:paraId="2DE46018" w14:textId="2F225190" w:rsidR="008044C7" w:rsidRDefault="00FC489A" w:rsidP="005811F7">
            <w:pPr>
              <w:rPr>
                <w:ins w:id="1098" w:author="Patrick Das" w:date="2025-07-11T15:30:00Z" w16du:dateUtc="2025-07-11T10:00:00Z"/>
              </w:rPr>
            </w:pPr>
            <w:ins w:id="1099" w:author="Patrick Das" w:date="2025-07-11T15:31:00Z" w16du:dateUtc="2025-07-11T10:01:00Z">
              <w:r>
                <w:t>-</w:t>
              </w:r>
            </w:ins>
          </w:p>
        </w:tc>
      </w:tr>
    </w:tbl>
    <w:p w14:paraId="60DB22B6" w14:textId="77777777" w:rsidR="008044C7" w:rsidRDefault="008044C7" w:rsidP="005811F7"/>
    <w:p w14:paraId="03805618" w14:textId="2CDE4C52" w:rsidR="0019150F" w:rsidRPr="0019150F" w:rsidDel="00FC489A" w:rsidRDefault="0019150F" w:rsidP="0019150F">
      <w:pPr>
        <w:keepNext/>
        <w:rPr>
          <w:del w:id="1100" w:author="Patrick Das" w:date="2025-07-11T15:31:00Z" w16du:dateUtc="2025-07-11T10:01:00Z"/>
        </w:rPr>
      </w:pPr>
      <w:commentRangeStart w:id="1101"/>
      <w:del w:id="1102" w:author="Patrick Das" w:date="2025-07-11T15:31:00Z" w16du:dateUtc="2025-07-11T10:01:00Z">
        <w:r w:rsidRPr="0019150F" w:rsidDel="00FC489A">
          <w:rPr>
            <w:noProof/>
          </w:rPr>
          <w:drawing>
            <wp:inline distT="0" distB="0" distL="0" distR="0" wp14:anchorId="39496707" wp14:editId="79B87C7D">
              <wp:extent cx="3795723" cy="1917700"/>
              <wp:effectExtent l="0" t="0" r="0" b="6350"/>
              <wp:docPr id="1826557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104" cy="1924966"/>
                      </a:xfrm>
                      <a:prstGeom prst="rect">
                        <a:avLst/>
                      </a:prstGeom>
                      <a:noFill/>
                      <a:ln>
                        <a:noFill/>
                      </a:ln>
                    </pic:spPr>
                  </pic:pic>
                </a:graphicData>
              </a:graphic>
            </wp:inline>
          </w:drawing>
        </w:r>
        <w:commentRangeEnd w:id="1101"/>
        <w:r w:rsidR="00031EDF" w:rsidDel="00FC489A">
          <w:rPr>
            <w:rStyle w:val="CommentReference"/>
          </w:rPr>
          <w:commentReference w:id="1101"/>
        </w:r>
      </w:del>
    </w:p>
    <w:p w14:paraId="5DC00CF5" w14:textId="36A648A2" w:rsidR="00BA5F26" w:rsidDel="00FC489A" w:rsidRDefault="0019150F">
      <w:pPr>
        <w:keepNext/>
        <w:rPr>
          <w:del w:id="1103" w:author="Patrick Das" w:date="2025-07-11T15:31:00Z" w16du:dateUtc="2025-07-11T10:01:00Z"/>
        </w:rPr>
        <w:pPrChange w:id="1104" w:author="Patrick Das" w:date="2025-07-11T15:31:00Z" w16du:dateUtc="2025-07-11T10:01:00Z">
          <w:pPr>
            <w:pStyle w:val="Caption"/>
          </w:pPr>
        </w:pPrChange>
      </w:pPr>
      <w:del w:id="1105" w:author="Patrick Das" w:date="2025-07-11T15:31:00Z" w16du:dateUtc="2025-07-11T10:01:00Z">
        <w:r w:rsidDel="00FC489A">
          <w:delText xml:space="preserve">Figure </w:delText>
        </w:r>
        <w:r w:rsidR="00A859F7" w:rsidDel="00FC489A">
          <w:fldChar w:fldCharType="begin"/>
        </w:r>
        <w:r w:rsidR="00A859F7" w:rsidDel="00FC489A">
          <w:delInstrText xml:space="preserve"> SEQ Figure \* ARABIC </w:delInstrText>
        </w:r>
        <w:r w:rsidR="00A859F7" w:rsidDel="00FC489A">
          <w:fldChar w:fldCharType="separate"/>
        </w:r>
        <w:r w:rsidR="00A859F7" w:rsidDel="00FC489A">
          <w:rPr>
            <w:noProof/>
          </w:rPr>
          <w:delText>3</w:delText>
        </w:r>
        <w:r w:rsidR="00A859F7" w:rsidDel="00FC489A">
          <w:rPr>
            <w:noProof/>
          </w:rPr>
          <w:fldChar w:fldCharType="end"/>
        </w:r>
        <w:r w:rsidDel="00FC489A">
          <w:delText xml:space="preserve">: </w:delText>
        </w:r>
        <w:r w:rsidRPr="005863DD" w:rsidDel="00FC489A">
          <w:delText>Karbi ‘Non-Subject SAP marker’ (Konnerth 2014:224).</w:delText>
        </w:r>
        <w:r w:rsidDel="00FC489A">
          <w:delText xml:space="preserve"> 'non-A' here refers to the P argument.</w:delText>
        </w:r>
      </w:del>
    </w:p>
    <w:p w14:paraId="32A42CF3" w14:textId="6D347DF8" w:rsidR="009365F6" w:rsidRDefault="0098265C" w:rsidP="005811F7">
      <w:r>
        <w:t xml:space="preserve">Form complexity also includes forms such as inverse markers (that distinguish a set of A/P combinations) and portmanteau morphemes (that encode a specific A/P combination). However, form complexity is exceeded by cell complexity for every language in my sample. Both measures are included, as they capture different measures of complexity that represent obstacles to language learners -- learning when to use a marker in the possible space of A/P combinations, and learning specific, unique forms that encode an A/P combination. </w:t>
      </w:r>
    </w:p>
    <w:p w14:paraId="46582524" w14:textId="595E8568" w:rsidR="00F263A3" w:rsidRDefault="00F263A3" w:rsidP="00F263A3">
      <w:pPr>
        <w:pStyle w:val="Heading3"/>
      </w:pPr>
      <w:r>
        <w:t>Alignment</w:t>
      </w:r>
    </w:p>
    <w:p w14:paraId="2EACFA3C" w14:textId="730879CF" w:rsidR="00583802" w:rsidRPr="00F263A3" w:rsidRDefault="00F263A3" w:rsidP="0066377D">
      <w:commentRangeStart w:id="1106"/>
      <w:commentRangeStart w:id="1107"/>
      <w:r>
        <w:t>While case</w:t>
      </w:r>
      <w:del w:id="1108" w:author="Hannah Haynie" w:date="2025-07-02T10:49:00Z" w16du:dateUtc="2025-07-02T16:49:00Z">
        <w:r w:rsidDel="00CC7195">
          <w:delText>-</w:delText>
        </w:r>
      </w:del>
      <w:ins w:id="1109" w:author="Hannah Haynie" w:date="2025-07-02T10:49:00Z" w16du:dateUtc="2025-07-02T16:49:00Z">
        <w:r w:rsidR="00CC7195">
          <w:t xml:space="preserve"> </w:t>
        </w:r>
      </w:ins>
      <w:r>
        <w:t xml:space="preserve">marking helps distinguish core arguments on nouns, languages also differ in </w:t>
      </w:r>
      <w:del w:id="1110" w:author="Hannah Haynie" w:date="2025-07-02T08:58:00Z" w16du:dateUtc="2025-07-02T14:58:00Z">
        <w:r w:rsidDel="00031EDF">
          <w:delText xml:space="preserve">if </w:delText>
        </w:r>
      </w:del>
      <w:ins w:id="1111" w:author="Hannah Haynie" w:date="2025-07-02T08:58:00Z" w16du:dateUtc="2025-07-02T14:58:00Z">
        <w:r w:rsidR="00031EDF">
          <w:t xml:space="preserve">whether </w:t>
        </w:r>
      </w:ins>
      <w:r>
        <w:t>they treat</w:t>
      </w:r>
      <w:ins w:id="1112" w:author="Hannah Haynie" w:date="2025-07-02T09:00:00Z" w16du:dateUtc="2025-07-02T15:00:00Z">
        <w:r w:rsidR="00031EDF">
          <w:t xml:space="preserve"> certain</w:t>
        </w:r>
      </w:ins>
      <w:r>
        <w:t xml:space="preserve"> grammatical relations similarly/differently (</w:t>
      </w:r>
      <w:commentRangeStart w:id="1113"/>
      <w:r>
        <w:t>Bickel and Nichols, 2008</w:t>
      </w:r>
      <w:commentRangeEnd w:id="1113"/>
      <w:r w:rsidR="00031EDF">
        <w:rPr>
          <w:rStyle w:val="CommentReference"/>
        </w:rPr>
        <w:commentReference w:id="1113"/>
      </w:r>
      <w:r>
        <w:t xml:space="preserve">). I used </w:t>
      </w:r>
      <w:commentRangeStart w:id="1114"/>
      <w:r>
        <w:t>the information on case</w:t>
      </w:r>
      <w:del w:id="1115" w:author="Hannah Haynie" w:date="2025-07-02T10:49:00Z" w16du:dateUtc="2025-07-02T16:49:00Z">
        <w:r w:rsidDel="00CC7195">
          <w:delText>-</w:delText>
        </w:r>
      </w:del>
      <w:ins w:id="1116" w:author="Hannah Haynie" w:date="2025-07-02T10:49:00Z" w16du:dateUtc="2025-07-02T16:49:00Z">
        <w:r w:rsidR="00CC7195">
          <w:t xml:space="preserve"> </w:t>
        </w:r>
      </w:ins>
      <w:r>
        <w:t>marking collected to annotate the languages for their alignment</w:t>
      </w:r>
      <w:commentRangeEnd w:id="1114"/>
      <w:r w:rsidR="00031EDF">
        <w:rPr>
          <w:rStyle w:val="CommentReference"/>
        </w:rPr>
        <w:commentReference w:id="1114"/>
      </w:r>
      <w:r>
        <w:t xml:space="preserve">, which allows </w:t>
      </w:r>
      <w:del w:id="1117" w:author="Hannah Haynie" w:date="2025-07-02T09:00:00Z" w16du:dateUtc="2025-07-02T15:00:00Z">
        <w:r w:rsidDel="00031EDF">
          <w:delText xml:space="preserve">us </w:delText>
        </w:r>
      </w:del>
      <w:ins w:id="1118" w:author="Hannah Haynie" w:date="2025-07-02T09:00:00Z" w16du:dateUtc="2025-07-02T15:00:00Z">
        <w:r w:rsidR="00031EDF">
          <w:t xml:space="preserve">me </w:t>
        </w:r>
      </w:ins>
      <w:r>
        <w:t xml:space="preserve">to test </w:t>
      </w:r>
      <w:commentRangeStart w:id="1119"/>
      <w:r>
        <w:t>this idea</w:t>
      </w:r>
      <w:commentRangeEnd w:id="1119"/>
      <w:r w:rsidR="00031EDF">
        <w:rPr>
          <w:rStyle w:val="CommentReference"/>
        </w:rPr>
        <w:commentReference w:id="1119"/>
      </w:r>
      <w:r>
        <w:t xml:space="preserve">, as well as observe spatial and genealogical patterns in alignment. </w:t>
      </w:r>
      <w:commentRangeEnd w:id="1106"/>
      <w:r w:rsidR="00031EDF">
        <w:rPr>
          <w:rStyle w:val="CommentReference"/>
        </w:rPr>
        <w:commentReference w:id="1106"/>
      </w:r>
      <w:commentRangeEnd w:id="1107"/>
      <w:r w:rsidR="0045185D">
        <w:rPr>
          <w:rStyle w:val="CommentReference"/>
        </w:rPr>
        <w:commentReference w:id="1107"/>
      </w:r>
    </w:p>
    <w:p w14:paraId="4D200E6F" w14:textId="1F6F4B06" w:rsidR="001963CF" w:rsidRDefault="00AD397F" w:rsidP="00F263A3">
      <w:pPr>
        <w:pStyle w:val="Heading1"/>
      </w:pPr>
      <w:commentRangeStart w:id="1120"/>
      <w:r>
        <w:t>Results</w:t>
      </w:r>
      <w:commentRangeEnd w:id="1120"/>
      <w:r w:rsidR="00CC7195">
        <w:rPr>
          <w:rStyle w:val="CommentReference"/>
          <w:rFonts w:asciiTheme="minorHAnsi" w:eastAsiaTheme="minorHAnsi" w:hAnsiTheme="minorHAnsi" w:cstheme="minorBidi"/>
          <w:color w:val="auto"/>
          <w:lang w:val="en-US"/>
        </w:rPr>
        <w:commentReference w:id="1120"/>
      </w:r>
    </w:p>
    <w:p w14:paraId="6EB70A44" w14:textId="6423D80B" w:rsidR="00022FFC" w:rsidRDefault="00FE1ECB" w:rsidP="00696D3E">
      <w:r w:rsidRPr="008F7F84">
        <w:t>Once data was collected, I used mixed effects models to test whether individual predictors, such as Hill/Valley classification</w:t>
      </w:r>
      <w:ins w:id="1121" w:author="Hannah Haynie" w:date="2025-07-02T10:55:00Z" w16du:dateUtc="2025-07-02T16:55:00Z">
        <w:r w:rsidR="00CC7195">
          <w:t xml:space="preserve"> </w:t>
        </w:r>
      </w:ins>
      <w:del w:id="1122" w:author="Hannah Haynie" w:date="2025-07-02T10:55:00Z" w16du:dateUtc="2025-07-02T16:55:00Z">
        <w:r w:rsidRPr="008F7F84" w:rsidDel="00CC7195">
          <w:delText xml:space="preserve">, </w:delText>
        </w:r>
      </w:del>
      <w:r w:rsidRPr="008F7F84">
        <w:t xml:space="preserve">or </w:t>
      </w:r>
      <w:del w:id="1123" w:author="Hannah Haynie" w:date="2025-07-02T10:55:00Z" w16du:dateUtc="2025-07-02T16:55:00Z">
        <w:r w:rsidR="00EE4BDD" w:rsidRPr="008F7F84" w:rsidDel="00CC7195">
          <w:delText>their</w:delText>
        </w:r>
        <w:r w:rsidRPr="008F7F84" w:rsidDel="00CC7195">
          <w:delText xml:space="preserve"> </w:delText>
        </w:r>
      </w:del>
      <w:r w:rsidRPr="008F7F84">
        <w:t>associated sociocultural traits have a meaningful relationship</w:t>
      </w:r>
      <w:ins w:id="1124" w:author="Hannah Haynie" w:date="2025-07-02T10:55:00Z" w16du:dateUtc="2025-07-02T16:55:00Z">
        <w:r w:rsidR="00CC7195">
          <w:t>s</w:t>
        </w:r>
      </w:ins>
      <w:r w:rsidRPr="008F7F84">
        <w:t xml:space="preserve"> with core argument coding complexity</w:t>
      </w:r>
      <w:ins w:id="1125" w:author="Hannah Haynie" w:date="2025-07-02T10:56:00Z" w16du:dateUtc="2025-07-02T16:56:00Z">
        <w:r w:rsidR="00CC7195">
          <w:t xml:space="preserve"> measures</w:t>
        </w:r>
      </w:ins>
      <w:r w:rsidRPr="008F7F84">
        <w:t>. I also test whether Hill/Valley societies are themselves predicted by the ecological conditions said to give rise to them</w:t>
      </w:r>
      <w:r w:rsidR="00ED4411">
        <w:t xml:space="preserve"> via a logistic regression</w:t>
      </w:r>
      <w:r w:rsidRPr="008F7F84">
        <w:t xml:space="preserve">. Model assumptions were assessed through visual inspection of residual plots, Q-Q plots for normality, and formal tests (Shapiro-Wilk). Since </w:t>
      </w:r>
      <w:r w:rsidRPr="008F7F84">
        <w:lastRenderedPageBreak/>
        <w:t>all continuous variables were scaled, effect sizes (β coefficients) represent differences measured in standard deviations of a variable.</w:t>
      </w:r>
      <w:r w:rsidR="00696D3E">
        <w:t xml:space="preserve">  </w:t>
      </w:r>
    </w:p>
    <w:p w14:paraId="66215D33" w14:textId="4ED187FD" w:rsidR="006158E3" w:rsidDel="00FE117B" w:rsidRDefault="00CE7E00" w:rsidP="00FE117B">
      <w:pPr>
        <w:rPr>
          <w:del w:id="1126" w:author="Patrick Das" w:date="2025-07-14T20:15:00Z" w16du:dateUtc="2025-07-14T14:45:00Z"/>
        </w:rPr>
        <w:pPrChange w:id="1127" w:author="Patrick Das" w:date="2025-07-14T20:15:00Z" w16du:dateUtc="2025-07-14T14:45:00Z">
          <w:pPr/>
        </w:pPrChange>
      </w:pPr>
      <w:r>
        <w:t>The mixed effects models used for predicting the different measures of argument coding complexity</w:t>
      </w:r>
      <w:r w:rsidR="006158E3">
        <w:t xml:space="preserve"> (</w:t>
      </w:r>
      <w:del w:id="1128" w:author="Hannah Haynie" w:date="2025-07-02T10:49:00Z" w16du:dateUtc="2025-07-02T16:49:00Z">
        <w:r w:rsidR="006158E3" w:rsidDel="00CC7195">
          <w:delText>case-marking</w:delText>
        </w:r>
      </w:del>
      <w:ins w:id="1129" w:author="Hannah Haynie" w:date="2025-07-02T10:49:00Z" w16du:dateUtc="2025-07-02T16:49:00Z">
        <w:r w:rsidR="00CC7195">
          <w:t>case marking</w:t>
        </w:r>
      </w:ins>
      <w:r w:rsidR="006158E3">
        <w:t>, cell and form)</w:t>
      </w:r>
      <w:r>
        <w:t xml:space="preserve"> </w:t>
      </w:r>
      <w:r w:rsidR="006158E3">
        <w:t xml:space="preserve">used only one fixed effect at a time, </w:t>
      </w:r>
      <w:r w:rsidR="00FE1ECB" w:rsidRPr="008F7F84">
        <w:t>due to the small size of the sample (N=31)</w:t>
      </w:r>
      <w:r w:rsidR="00EE5416">
        <w:t xml:space="preserve"> after excluding an outlier (discussed in S4.2)</w:t>
      </w:r>
      <w:r w:rsidR="00FE1ECB" w:rsidRPr="008F7F84">
        <w:t>.</w:t>
      </w:r>
      <w:r w:rsidR="00CB6E7C" w:rsidRPr="00CB6E7C">
        <w:t xml:space="preserve"> </w:t>
      </w:r>
      <w:r w:rsidR="00CB6E7C">
        <w:t>T</w:t>
      </w:r>
      <w:r w:rsidR="00CB6E7C" w:rsidRPr="008F7F84">
        <w:t xml:space="preserve">o control for the genealogical </w:t>
      </w:r>
      <w:del w:id="1130" w:author="Hannah Haynie" w:date="2025-07-02T11:03:00Z" w16du:dateUtc="2025-07-02T17:03:00Z">
        <w:r w:rsidR="00CB6E7C" w:rsidRPr="008F7F84" w:rsidDel="00C73400">
          <w:delText xml:space="preserve">factor </w:delText>
        </w:r>
      </w:del>
      <w:ins w:id="1131" w:author="Hannah Haynie" w:date="2025-07-02T11:03:00Z" w16du:dateUtc="2025-07-02T17:03:00Z">
        <w:r w:rsidR="00C73400">
          <w:t>non-independence of languages</w:t>
        </w:r>
        <w:r w:rsidR="00C73400" w:rsidRPr="008F7F84">
          <w:t xml:space="preserve"> </w:t>
        </w:r>
      </w:ins>
      <w:r w:rsidR="00CB6E7C" w:rsidRPr="008F7F84">
        <w:t>in the sample</w:t>
      </w:r>
      <w:r w:rsidR="00CB6E7C">
        <w:t>,</w:t>
      </w:r>
      <w:r w:rsidR="00FE1ECB" w:rsidRPr="008F7F84">
        <w:t xml:space="preserve"> Subfamily (the node below top-level that the language belongs to</w:t>
      </w:r>
      <w:r w:rsidR="00CB6E7C">
        <w:t xml:space="preserve"> in Glottolog</w:t>
      </w:r>
      <w:r w:rsidR="00FE1ECB" w:rsidRPr="008F7F84">
        <w:t xml:space="preserve">) was used as a random </w:t>
      </w:r>
      <w:r w:rsidR="00CB6E7C" w:rsidRPr="008F7F84">
        <w:t>effect.</w:t>
      </w:r>
      <w:r w:rsidR="00FE1ECB" w:rsidRPr="008F7F84">
        <w:t xml:space="preserve"> </w:t>
      </w:r>
      <w:r w:rsidR="00CB6E7C">
        <w:t>L</w:t>
      </w:r>
      <w:r w:rsidR="006158E3">
        <w:t>ogistic regression</w:t>
      </w:r>
      <w:r w:rsidR="00CB6E7C">
        <w:t xml:space="preserve"> models</w:t>
      </w:r>
      <w:r w:rsidR="006158E3">
        <w:t xml:space="preserve"> w</w:t>
      </w:r>
      <w:r w:rsidR="00CB6E7C">
        <w:t>ere</w:t>
      </w:r>
      <w:r w:rsidR="006158E3">
        <w:t xml:space="preserve"> </w:t>
      </w:r>
      <w:r w:rsidR="007C3A91">
        <w:t xml:space="preserve">also </w:t>
      </w:r>
      <w:r w:rsidR="006158E3">
        <w:t xml:space="preserve">fitted to </w:t>
      </w:r>
      <w:r w:rsidR="007C3A91">
        <w:t>analyze</w:t>
      </w:r>
      <w:r w:rsidR="006158E3">
        <w:t xml:space="preserve"> if </w:t>
      </w:r>
      <w:r w:rsidR="007C3A91">
        <w:t xml:space="preserve">Hill/Valley classification could be predicted according to </w:t>
      </w:r>
      <w:del w:id="1132" w:author="Hannah Haynie" w:date="2025-07-02T11:03:00Z" w16du:dateUtc="2025-07-02T17:03:00Z">
        <w:r w:rsidR="007C3A91" w:rsidDel="00C73400">
          <w:delText xml:space="preserve">its presumed </w:delText>
        </w:r>
      </w:del>
      <w:r w:rsidR="007C3A91">
        <w:t xml:space="preserve">ecological </w:t>
      </w:r>
      <w:del w:id="1133" w:author="Hannah Haynie" w:date="2025-07-02T11:03:00Z" w16du:dateUtc="2025-07-02T17:03:00Z">
        <w:r w:rsidR="007C3A91" w:rsidDel="00C73400">
          <w:delText>determinants</w:delText>
        </w:r>
      </w:del>
      <w:ins w:id="1134" w:author="Hannah Haynie" w:date="2025-07-02T11:03:00Z" w16du:dateUtc="2025-07-02T17:03:00Z">
        <w:r w:rsidR="00C73400">
          <w:t>variables</w:t>
        </w:r>
      </w:ins>
      <w:r w:rsidR="007C3A91">
        <w:t>.</w:t>
      </w:r>
      <w:ins w:id="1135" w:author="Patrick Das" w:date="2025-07-14T20:16:00Z" w16du:dateUtc="2025-07-14T14:46:00Z">
        <w:r w:rsidR="00FE117B">
          <w:t xml:space="preserve"> Details </w:t>
        </w:r>
        <w:r w:rsidR="00E06CF7">
          <w:t xml:space="preserve">of all models </w:t>
        </w:r>
      </w:ins>
      <w:ins w:id="1136" w:author="Patrick Das" w:date="2025-07-14T20:17:00Z" w16du:dateUtc="2025-07-14T14:47:00Z">
        <w:r w:rsidR="00A55AD3">
          <w:t xml:space="preserve">and statistical analyses </w:t>
        </w:r>
      </w:ins>
      <w:ins w:id="1137" w:author="Patrick Das" w:date="2025-07-14T20:16:00Z" w16du:dateUtc="2025-07-14T14:46:00Z">
        <w:r w:rsidR="00E06CF7">
          <w:t xml:space="preserve">can be found in Appendix B. </w:t>
        </w:r>
      </w:ins>
      <w:r w:rsidR="00CB02AB">
        <w:t xml:space="preserve"> </w:t>
      </w:r>
      <w:del w:id="1138" w:author="Patrick Das" w:date="2025-07-14T20:15:00Z" w16du:dateUtc="2025-07-14T14:45:00Z">
        <w:r w:rsidR="00CB02AB" w:rsidDel="00FE117B">
          <w:delText xml:space="preserve">The models are summarized below in Table </w:delText>
        </w:r>
        <w:r w:rsidR="00755C1D" w:rsidDel="00FE117B">
          <w:delText>3</w:delText>
        </w:r>
      </w:del>
      <w:del w:id="1139" w:author="Patrick Das" w:date="2025-07-11T15:33:00Z" w16du:dateUtc="2025-07-11T10:03:00Z">
        <w:r w:rsidR="00CB02AB" w:rsidDel="00F60787">
          <w:delText>.</w:delText>
        </w:r>
      </w:del>
    </w:p>
    <w:tbl>
      <w:tblPr>
        <w:tblStyle w:val="TableGrid"/>
        <w:tblW w:w="0" w:type="auto"/>
        <w:tblLook w:val="04A0" w:firstRow="1" w:lastRow="0" w:firstColumn="1" w:lastColumn="0" w:noHBand="0" w:noVBand="1"/>
      </w:tblPr>
      <w:tblGrid>
        <w:gridCol w:w="1870"/>
        <w:gridCol w:w="1870"/>
        <w:gridCol w:w="1870"/>
        <w:gridCol w:w="1870"/>
        <w:gridCol w:w="1870"/>
      </w:tblGrid>
      <w:tr w:rsidR="00CB02AB" w:rsidDel="00FE117B" w14:paraId="32B0089B" w14:textId="01A73769">
        <w:trPr>
          <w:del w:id="1140" w:author="Patrick Das" w:date="2025-07-14T20:15:00Z" w16du:dateUtc="2025-07-14T14:45:00Z"/>
        </w:trPr>
        <w:tc>
          <w:tcPr>
            <w:tcW w:w="1870" w:type="dxa"/>
          </w:tcPr>
          <w:p w14:paraId="51716D25" w14:textId="67C64C3C" w:rsidR="00CB02AB" w:rsidDel="00FE117B" w:rsidRDefault="00CB02AB" w:rsidP="00FE117B">
            <w:pPr>
              <w:rPr>
                <w:del w:id="1141" w:author="Patrick Das" w:date="2025-07-14T20:15:00Z" w16du:dateUtc="2025-07-14T14:45:00Z"/>
              </w:rPr>
              <w:pPrChange w:id="1142" w:author="Patrick Das" w:date="2025-07-14T20:15:00Z" w16du:dateUtc="2025-07-14T14:45:00Z">
                <w:pPr/>
              </w:pPrChange>
            </w:pPr>
            <w:commentRangeStart w:id="1143"/>
            <w:del w:id="1144" w:author="Patrick Das" w:date="2025-07-14T20:15:00Z" w16du:dateUtc="2025-07-14T14:45:00Z">
              <w:r w:rsidDel="00FE117B">
                <w:delText>Model type</w:delText>
              </w:r>
            </w:del>
          </w:p>
        </w:tc>
        <w:tc>
          <w:tcPr>
            <w:tcW w:w="1870" w:type="dxa"/>
          </w:tcPr>
          <w:p w14:paraId="077507A6" w14:textId="499A4E89" w:rsidR="00CB02AB" w:rsidDel="00FE117B" w:rsidRDefault="00792D8D" w:rsidP="00FE117B">
            <w:pPr>
              <w:rPr>
                <w:del w:id="1145" w:author="Patrick Das" w:date="2025-07-14T20:15:00Z" w16du:dateUtc="2025-07-14T14:45:00Z"/>
              </w:rPr>
              <w:pPrChange w:id="1146" w:author="Patrick Das" w:date="2025-07-14T20:15:00Z" w16du:dateUtc="2025-07-14T14:45:00Z">
                <w:pPr/>
              </w:pPrChange>
            </w:pPr>
            <w:del w:id="1147" w:author="Patrick Das" w:date="2025-07-14T20:15:00Z" w16du:dateUtc="2025-07-14T14:45:00Z">
              <w:r w:rsidDel="00FE117B">
                <w:delText>Response variable</w:delText>
              </w:r>
            </w:del>
          </w:p>
        </w:tc>
        <w:tc>
          <w:tcPr>
            <w:tcW w:w="1870" w:type="dxa"/>
          </w:tcPr>
          <w:p w14:paraId="2FB331AA" w14:textId="5278EC91" w:rsidR="00CB02AB" w:rsidDel="00FE117B" w:rsidRDefault="00F33E35" w:rsidP="00FE117B">
            <w:pPr>
              <w:rPr>
                <w:del w:id="1148" w:author="Patrick Das" w:date="2025-07-14T20:15:00Z" w16du:dateUtc="2025-07-14T14:45:00Z"/>
              </w:rPr>
              <w:pPrChange w:id="1149" w:author="Patrick Das" w:date="2025-07-14T20:15:00Z" w16du:dateUtc="2025-07-14T14:45:00Z">
                <w:pPr/>
              </w:pPrChange>
            </w:pPr>
            <w:del w:id="1150" w:author="Patrick Das" w:date="2025-07-14T20:15:00Z" w16du:dateUtc="2025-07-14T14:45:00Z">
              <w:r w:rsidDel="00FE117B">
                <w:delText>Predictor variable</w:delText>
              </w:r>
            </w:del>
          </w:p>
        </w:tc>
        <w:tc>
          <w:tcPr>
            <w:tcW w:w="1870" w:type="dxa"/>
          </w:tcPr>
          <w:p w14:paraId="08850FBE" w14:textId="35CF92DD" w:rsidR="00CB02AB" w:rsidDel="00FE117B" w:rsidRDefault="00F33E35" w:rsidP="00FE117B">
            <w:pPr>
              <w:rPr>
                <w:del w:id="1151" w:author="Patrick Das" w:date="2025-07-14T20:15:00Z" w16du:dateUtc="2025-07-14T14:45:00Z"/>
              </w:rPr>
              <w:pPrChange w:id="1152" w:author="Patrick Das" w:date="2025-07-14T20:15:00Z" w16du:dateUtc="2025-07-14T14:45:00Z">
                <w:pPr/>
              </w:pPrChange>
            </w:pPr>
            <w:del w:id="1153" w:author="Patrick Das" w:date="2025-07-14T20:15:00Z" w16du:dateUtc="2025-07-14T14:45:00Z">
              <w:r w:rsidDel="00FE117B">
                <w:delText>Random effect</w:delText>
              </w:r>
            </w:del>
          </w:p>
        </w:tc>
        <w:tc>
          <w:tcPr>
            <w:tcW w:w="1870" w:type="dxa"/>
          </w:tcPr>
          <w:p w14:paraId="73B99C59" w14:textId="3AD111DE" w:rsidR="00CB02AB" w:rsidDel="00FE117B" w:rsidRDefault="00F33E35" w:rsidP="00FE117B">
            <w:pPr>
              <w:rPr>
                <w:del w:id="1154" w:author="Patrick Das" w:date="2025-07-14T20:15:00Z" w16du:dateUtc="2025-07-14T14:45:00Z"/>
              </w:rPr>
              <w:pPrChange w:id="1155" w:author="Patrick Das" w:date="2025-07-14T20:15:00Z" w16du:dateUtc="2025-07-14T14:45:00Z">
                <w:pPr/>
              </w:pPrChange>
            </w:pPr>
            <w:del w:id="1156" w:author="Patrick Das" w:date="2025-07-14T20:15:00Z" w16du:dateUtc="2025-07-14T14:45:00Z">
              <w:r w:rsidDel="00FE117B">
                <w:delText>N</w:delText>
              </w:r>
            </w:del>
          </w:p>
        </w:tc>
      </w:tr>
      <w:tr w:rsidR="00CB02AB" w:rsidDel="00FE117B" w14:paraId="0FD06424" w14:textId="2CB1B397">
        <w:trPr>
          <w:del w:id="1157" w:author="Patrick Das" w:date="2025-07-14T20:15:00Z" w16du:dateUtc="2025-07-14T14:45:00Z"/>
        </w:trPr>
        <w:tc>
          <w:tcPr>
            <w:tcW w:w="1870" w:type="dxa"/>
          </w:tcPr>
          <w:p w14:paraId="2646E8F8" w14:textId="76764052" w:rsidR="00CB02AB" w:rsidDel="00FE117B" w:rsidRDefault="00CB02AB" w:rsidP="00FE117B">
            <w:pPr>
              <w:rPr>
                <w:del w:id="1158" w:author="Patrick Das" w:date="2025-07-14T20:15:00Z" w16du:dateUtc="2025-07-14T14:45:00Z"/>
              </w:rPr>
              <w:pPrChange w:id="1159" w:author="Patrick Das" w:date="2025-07-14T20:15:00Z" w16du:dateUtc="2025-07-14T14:45:00Z">
                <w:pPr/>
              </w:pPrChange>
            </w:pPr>
            <w:del w:id="1160" w:author="Patrick Das" w:date="2025-07-14T20:15:00Z" w16du:dateUtc="2025-07-14T14:45:00Z">
              <w:r w:rsidDel="00FE117B">
                <w:delText>Logistic regression</w:delText>
              </w:r>
            </w:del>
          </w:p>
        </w:tc>
        <w:tc>
          <w:tcPr>
            <w:tcW w:w="1870" w:type="dxa"/>
          </w:tcPr>
          <w:p w14:paraId="09643096" w14:textId="40C0000B" w:rsidR="00CB02AB" w:rsidDel="00FE117B" w:rsidRDefault="00792D8D" w:rsidP="00FE117B">
            <w:pPr>
              <w:rPr>
                <w:del w:id="1161" w:author="Patrick Das" w:date="2025-07-14T20:15:00Z" w16du:dateUtc="2025-07-14T14:45:00Z"/>
              </w:rPr>
              <w:pPrChange w:id="1162" w:author="Patrick Das" w:date="2025-07-14T20:15:00Z" w16du:dateUtc="2025-07-14T14:45:00Z">
                <w:pPr/>
              </w:pPrChange>
            </w:pPr>
            <w:del w:id="1163" w:author="Patrick Das" w:date="2025-07-14T20:15:00Z" w16du:dateUtc="2025-07-14T14:45:00Z">
              <w:r w:rsidDel="00FE117B">
                <w:delText>Hill/Valley</w:delText>
              </w:r>
            </w:del>
          </w:p>
        </w:tc>
        <w:tc>
          <w:tcPr>
            <w:tcW w:w="1870" w:type="dxa"/>
          </w:tcPr>
          <w:p w14:paraId="63A8B0B3" w14:textId="2E1C1A21" w:rsidR="00CB02AB" w:rsidDel="00FE117B" w:rsidRDefault="00C541BC" w:rsidP="00FE117B">
            <w:pPr>
              <w:rPr>
                <w:del w:id="1164" w:author="Patrick Das" w:date="2025-07-14T20:15:00Z" w16du:dateUtc="2025-07-14T14:45:00Z"/>
              </w:rPr>
              <w:pPrChange w:id="1165" w:author="Patrick Das" w:date="2025-07-14T20:15:00Z" w16du:dateUtc="2025-07-14T14:45:00Z">
                <w:pPr/>
              </w:pPrChange>
            </w:pPr>
            <w:del w:id="1166" w:author="Patrick Das" w:date="2025-07-14T20:15:00Z" w16du:dateUtc="2025-07-14T14:45:00Z">
              <w:r w:rsidDel="00FE117B">
                <w:delText>Elevation</w:delText>
              </w:r>
            </w:del>
          </w:p>
        </w:tc>
        <w:tc>
          <w:tcPr>
            <w:tcW w:w="1870" w:type="dxa"/>
          </w:tcPr>
          <w:p w14:paraId="598FA46F" w14:textId="6CC8AE0A" w:rsidR="00F33E35" w:rsidDel="00FE117B" w:rsidRDefault="00F33E35" w:rsidP="00FE117B">
            <w:pPr>
              <w:rPr>
                <w:del w:id="1167" w:author="Patrick Das" w:date="2025-07-14T20:15:00Z" w16du:dateUtc="2025-07-14T14:45:00Z"/>
              </w:rPr>
              <w:pPrChange w:id="1168" w:author="Patrick Das" w:date="2025-07-14T20:15:00Z" w16du:dateUtc="2025-07-14T14:45:00Z">
                <w:pPr/>
              </w:pPrChange>
            </w:pPr>
            <w:del w:id="1169" w:author="Patrick Das" w:date="2025-07-14T20:15:00Z" w16du:dateUtc="2025-07-14T14:45:00Z">
              <w:r w:rsidDel="00FE117B">
                <w:delText>None</w:delText>
              </w:r>
            </w:del>
          </w:p>
        </w:tc>
        <w:tc>
          <w:tcPr>
            <w:tcW w:w="1870" w:type="dxa"/>
          </w:tcPr>
          <w:p w14:paraId="76A41541" w14:textId="46C2728F" w:rsidR="00CB02AB" w:rsidDel="00FE117B" w:rsidRDefault="00F33E35" w:rsidP="00FE117B">
            <w:pPr>
              <w:rPr>
                <w:del w:id="1170" w:author="Patrick Das" w:date="2025-07-14T20:15:00Z" w16du:dateUtc="2025-07-14T14:45:00Z"/>
              </w:rPr>
              <w:pPrChange w:id="1171" w:author="Patrick Das" w:date="2025-07-14T20:15:00Z" w16du:dateUtc="2025-07-14T14:45:00Z">
                <w:pPr/>
              </w:pPrChange>
            </w:pPr>
            <w:del w:id="1172" w:author="Patrick Das" w:date="2025-07-14T20:15:00Z" w16du:dateUtc="2025-07-14T14:45:00Z">
              <w:r w:rsidDel="00FE117B">
                <w:delText>3</w:delText>
              </w:r>
              <w:r w:rsidR="00205472" w:rsidDel="00FE117B">
                <w:delText>1</w:delText>
              </w:r>
            </w:del>
          </w:p>
        </w:tc>
      </w:tr>
      <w:tr w:rsidR="00CB02AB" w:rsidDel="00FE117B" w14:paraId="749F5553" w14:textId="7F4C986E">
        <w:trPr>
          <w:del w:id="1173" w:author="Patrick Das" w:date="2025-07-14T20:15:00Z" w16du:dateUtc="2025-07-14T14:45:00Z"/>
        </w:trPr>
        <w:tc>
          <w:tcPr>
            <w:tcW w:w="1870" w:type="dxa"/>
          </w:tcPr>
          <w:p w14:paraId="489E6091" w14:textId="0BEB33DB" w:rsidR="00CB02AB" w:rsidDel="00FE117B" w:rsidRDefault="00CB02AB" w:rsidP="00FE117B">
            <w:pPr>
              <w:rPr>
                <w:del w:id="1174" w:author="Patrick Das" w:date="2025-07-14T20:15:00Z" w16du:dateUtc="2025-07-14T14:45:00Z"/>
              </w:rPr>
              <w:pPrChange w:id="1175" w:author="Patrick Das" w:date="2025-07-14T20:15:00Z" w16du:dateUtc="2025-07-14T14:45:00Z">
                <w:pPr/>
              </w:pPrChange>
            </w:pPr>
            <w:del w:id="1176" w:author="Patrick Das" w:date="2025-07-14T20:15:00Z" w16du:dateUtc="2025-07-14T14:45:00Z">
              <w:r w:rsidDel="00FE117B">
                <w:delText>Logistic regression</w:delText>
              </w:r>
            </w:del>
          </w:p>
        </w:tc>
        <w:tc>
          <w:tcPr>
            <w:tcW w:w="1870" w:type="dxa"/>
          </w:tcPr>
          <w:p w14:paraId="7EEB69F2" w14:textId="4942EB78" w:rsidR="00CB02AB" w:rsidDel="00FE117B" w:rsidRDefault="00792D8D" w:rsidP="00FE117B">
            <w:pPr>
              <w:rPr>
                <w:del w:id="1177" w:author="Patrick Das" w:date="2025-07-14T20:15:00Z" w16du:dateUtc="2025-07-14T14:45:00Z"/>
              </w:rPr>
              <w:pPrChange w:id="1178" w:author="Patrick Das" w:date="2025-07-14T20:15:00Z" w16du:dateUtc="2025-07-14T14:45:00Z">
                <w:pPr/>
              </w:pPrChange>
            </w:pPr>
            <w:del w:id="1179" w:author="Patrick Das" w:date="2025-07-14T20:15:00Z" w16du:dateUtc="2025-07-14T14:45:00Z">
              <w:r w:rsidDel="00FE117B">
                <w:delText>Hill/Valley</w:delText>
              </w:r>
            </w:del>
          </w:p>
        </w:tc>
        <w:tc>
          <w:tcPr>
            <w:tcW w:w="1870" w:type="dxa"/>
          </w:tcPr>
          <w:p w14:paraId="284C6FDD" w14:textId="498588AE" w:rsidR="00CB02AB" w:rsidDel="00FE117B" w:rsidRDefault="00C541BC" w:rsidP="00FE117B">
            <w:pPr>
              <w:rPr>
                <w:del w:id="1180" w:author="Patrick Das" w:date="2025-07-14T20:15:00Z" w16du:dateUtc="2025-07-14T14:45:00Z"/>
              </w:rPr>
              <w:pPrChange w:id="1181" w:author="Patrick Das" w:date="2025-07-14T20:15:00Z" w16du:dateUtc="2025-07-14T14:45:00Z">
                <w:pPr/>
              </w:pPrChange>
            </w:pPr>
            <w:del w:id="1182" w:author="Patrick Das" w:date="2025-07-14T20:15:00Z" w16du:dateUtc="2025-07-14T14:45:00Z">
              <w:r w:rsidDel="00FE117B">
                <w:delText>Terrain roughness</w:delText>
              </w:r>
            </w:del>
          </w:p>
        </w:tc>
        <w:tc>
          <w:tcPr>
            <w:tcW w:w="1870" w:type="dxa"/>
          </w:tcPr>
          <w:p w14:paraId="176C2A02" w14:textId="05BD8F9D" w:rsidR="00CB02AB" w:rsidDel="00FE117B" w:rsidRDefault="00F33E35" w:rsidP="00FE117B">
            <w:pPr>
              <w:rPr>
                <w:del w:id="1183" w:author="Patrick Das" w:date="2025-07-14T20:15:00Z" w16du:dateUtc="2025-07-14T14:45:00Z"/>
              </w:rPr>
              <w:pPrChange w:id="1184" w:author="Patrick Das" w:date="2025-07-14T20:15:00Z" w16du:dateUtc="2025-07-14T14:45:00Z">
                <w:pPr/>
              </w:pPrChange>
            </w:pPr>
            <w:del w:id="1185" w:author="Patrick Das" w:date="2025-07-14T20:15:00Z" w16du:dateUtc="2025-07-14T14:45:00Z">
              <w:r w:rsidDel="00FE117B">
                <w:delText>None</w:delText>
              </w:r>
            </w:del>
          </w:p>
        </w:tc>
        <w:tc>
          <w:tcPr>
            <w:tcW w:w="1870" w:type="dxa"/>
          </w:tcPr>
          <w:p w14:paraId="2B945576" w14:textId="59788329" w:rsidR="00CB02AB" w:rsidDel="00FE117B" w:rsidRDefault="00F33E35" w:rsidP="00FE117B">
            <w:pPr>
              <w:rPr>
                <w:del w:id="1186" w:author="Patrick Das" w:date="2025-07-14T20:15:00Z" w16du:dateUtc="2025-07-14T14:45:00Z"/>
              </w:rPr>
              <w:pPrChange w:id="1187" w:author="Patrick Das" w:date="2025-07-14T20:15:00Z" w16du:dateUtc="2025-07-14T14:45:00Z">
                <w:pPr/>
              </w:pPrChange>
            </w:pPr>
            <w:del w:id="1188" w:author="Patrick Das" w:date="2025-07-14T20:15:00Z" w16du:dateUtc="2025-07-14T14:45:00Z">
              <w:r w:rsidDel="00FE117B">
                <w:delText>3</w:delText>
              </w:r>
              <w:r w:rsidR="00205472" w:rsidDel="00FE117B">
                <w:delText>1</w:delText>
              </w:r>
            </w:del>
          </w:p>
        </w:tc>
      </w:tr>
      <w:tr w:rsidR="00205472" w:rsidDel="00FE117B" w14:paraId="1678E080" w14:textId="2BF5CBF4">
        <w:trPr>
          <w:del w:id="1189" w:author="Patrick Das" w:date="2025-07-14T20:15:00Z" w16du:dateUtc="2025-07-14T14:45:00Z"/>
        </w:trPr>
        <w:tc>
          <w:tcPr>
            <w:tcW w:w="1870" w:type="dxa"/>
          </w:tcPr>
          <w:p w14:paraId="4C2FE2C1" w14:textId="3AB7F603" w:rsidR="00205472" w:rsidDel="00FE117B" w:rsidRDefault="00205472" w:rsidP="00FE117B">
            <w:pPr>
              <w:rPr>
                <w:del w:id="1190" w:author="Patrick Das" w:date="2025-07-14T20:15:00Z" w16du:dateUtc="2025-07-14T14:45:00Z"/>
              </w:rPr>
              <w:pPrChange w:id="1191" w:author="Patrick Das" w:date="2025-07-14T20:15:00Z" w16du:dateUtc="2025-07-14T14:45:00Z">
                <w:pPr/>
              </w:pPrChange>
            </w:pPr>
            <w:del w:id="1192" w:author="Patrick Das" w:date="2025-07-14T20:15:00Z" w16du:dateUtc="2025-07-14T14:45:00Z">
              <w:r w:rsidDel="00FE117B">
                <w:delText>Logistic regression</w:delText>
              </w:r>
            </w:del>
          </w:p>
        </w:tc>
        <w:tc>
          <w:tcPr>
            <w:tcW w:w="1870" w:type="dxa"/>
          </w:tcPr>
          <w:p w14:paraId="641AF2FB" w14:textId="5A787F5E" w:rsidR="00205472" w:rsidDel="00FE117B" w:rsidRDefault="00205472" w:rsidP="00FE117B">
            <w:pPr>
              <w:rPr>
                <w:del w:id="1193" w:author="Patrick Das" w:date="2025-07-14T20:15:00Z" w16du:dateUtc="2025-07-14T14:45:00Z"/>
              </w:rPr>
              <w:pPrChange w:id="1194" w:author="Patrick Das" w:date="2025-07-14T20:15:00Z" w16du:dateUtc="2025-07-14T14:45:00Z">
                <w:pPr/>
              </w:pPrChange>
            </w:pPr>
            <w:del w:id="1195" w:author="Patrick Das" w:date="2025-07-14T20:15:00Z" w16du:dateUtc="2025-07-14T14:45:00Z">
              <w:r w:rsidDel="00FE117B">
                <w:delText>Hill/Valley</w:delText>
              </w:r>
            </w:del>
          </w:p>
        </w:tc>
        <w:tc>
          <w:tcPr>
            <w:tcW w:w="1870" w:type="dxa"/>
          </w:tcPr>
          <w:p w14:paraId="78E88476" w14:textId="3640FE23" w:rsidR="00205472" w:rsidDel="00FE117B" w:rsidRDefault="00205472" w:rsidP="00FE117B">
            <w:pPr>
              <w:rPr>
                <w:del w:id="1196" w:author="Patrick Das" w:date="2025-07-14T20:15:00Z" w16du:dateUtc="2025-07-14T14:45:00Z"/>
              </w:rPr>
              <w:pPrChange w:id="1197" w:author="Patrick Das" w:date="2025-07-14T20:15:00Z" w16du:dateUtc="2025-07-14T14:45:00Z">
                <w:pPr/>
              </w:pPrChange>
            </w:pPr>
            <w:del w:id="1198" w:author="Patrick Das" w:date="2025-07-14T20:15:00Z" w16du:dateUtc="2025-07-14T14:45:00Z">
              <w:r w:rsidDel="00FE117B">
                <w:delText>Elevation, Terrain roughness</w:delText>
              </w:r>
            </w:del>
          </w:p>
        </w:tc>
        <w:tc>
          <w:tcPr>
            <w:tcW w:w="1870" w:type="dxa"/>
          </w:tcPr>
          <w:p w14:paraId="0B2E97AF" w14:textId="381CD063" w:rsidR="00205472" w:rsidDel="00FE117B" w:rsidRDefault="00205472" w:rsidP="00FE117B">
            <w:pPr>
              <w:rPr>
                <w:del w:id="1199" w:author="Patrick Das" w:date="2025-07-14T20:15:00Z" w16du:dateUtc="2025-07-14T14:45:00Z"/>
              </w:rPr>
              <w:pPrChange w:id="1200" w:author="Patrick Das" w:date="2025-07-14T20:15:00Z" w16du:dateUtc="2025-07-14T14:45:00Z">
                <w:pPr/>
              </w:pPrChange>
            </w:pPr>
            <w:del w:id="1201" w:author="Patrick Das" w:date="2025-07-14T20:15:00Z" w16du:dateUtc="2025-07-14T14:45:00Z">
              <w:r w:rsidDel="00FE117B">
                <w:delText>None</w:delText>
              </w:r>
            </w:del>
          </w:p>
        </w:tc>
        <w:tc>
          <w:tcPr>
            <w:tcW w:w="1870" w:type="dxa"/>
          </w:tcPr>
          <w:p w14:paraId="157DCEF2" w14:textId="124CEB91" w:rsidR="00205472" w:rsidDel="00FE117B" w:rsidRDefault="00205472" w:rsidP="00FE117B">
            <w:pPr>
              <w:rPr>
                <w:del w:id="1202" w:author="Patrick Das" w:date="2025-07-14T20:15:00Z" w16du:dateUtc="2025-07-14T14:45:00Z"/>
              </w:rPr>
              <w:pPrChange w:id="1203" w:author="Patrick Das" w:date="2025-07-14T20:15:00Z" w16du:dateUtc="2025-07-14T14:45:00Z">
                <w:pPr/>
              </w:pPrChange>
            </w:pPr>
            <w:del w:id="1204" w:author="Patrick Das" w:date="2025-07-14T20:15:00Z" w16du:dateUtc="2025-07-14T14:45:00Z">
              <w:r w:rsidDel="00FE117B">
                <w:delText>31</w:delText>
              </w:r>
            </w:del>
          </w:p>
        </w:tc>
      </w:tr>
      <w:tr w:rsidR="00CB02AB" w:rsidDel="00FE117B" w14:paraId="0385EFA7" w14:textId="17C2B112">
        <w:trPr>
          <w:del w:id="1205" w:author="Patrick Das" w:date="2025-07-14T20:15:00Z" w16du:dateUtc="2025-07-14T14:45:00Z"/>
        </w:trPr>
        <w:tc>
          <w:tcPr>
            <w:tcW w:w="1870" w:type="dxa"/>
          </w:tcPr>
          <w:p w14:paraId="1F99399B" w14:textId="40FACD3F" w:rsidR="00CB02AB" w:rsidDel="00FE117B" w:rsidRDefault="00CB02AB" w:rsidP="00FE117B">
            <w:pPr>
              <w:rPr>
                <w:del w:id="1206" w:author="Patrick Das" w:date="2025-07-14T20:15:00Z" w16du:dateUtc="2025-07-14T14:45:00Z"/>
              </w:rPr>
              <w:pPrChange w:id="1207" w:author="Patrick Das" w:date="2025-07-14T20:15:00Z" w16du:dateUtc="2025-07-14T14:45:00Z">
                <w:pPr/>
              </w:pPrChange>
            </w:pPr>
            <w:del w:id="1208" w:author="Patrick Das" w:date="2025-07-14T20:15:00Z" w16du:dateUtc="2025-07-14T14:45:00Z">
              <w:r w:rsidDel="00FE117B">
                <w:delText>Mixed effects</w:delText>
              </w:r>
            </w:del>
          </w:p>
        </w:tc>
        <w:tc>
          <w:tcPr>
            <w:tcW w:w="1870" w:type="dxa"/>
          </w:tcPr>
          <w:p w14:paraId="5443AAE0" w14:textId="5FDE06A2" w:rsidR="00CB02AB" w:rsidDel="00FE117B" w:rsidRDefault="00792D8D" w:rsidP="00FE117B">
            <w:pPr>
              <w:rPr>
                <w:del w:id="1209" w:author="Patrick Das" w:date="2025-07-14T20:15:00Z" w16du:dateUtc="2025-07-14T14:45:00Z"/>
              </w:rPr>
              <w:pPrChange w:id="1210" w:author="Patrick Das" w:date="2025-07-14T20:15:00Z" w16du:dateUtc="2025-07-14T14:45:00Z">
                <w:pPr/>
              </w:pPrChange>
            </w:pPr>
            <w:del w:id="1211" w:author="Patrick Das" w:date="2025-07-14T20:15:00Z" w16du:dateUtc="2025-07-14T14:45:00Z">
              <w:r w:rsidDel="00FE117B">
                <w:delText>Complexity measures</w:delText>
              </w:r>
            </w:del>
          </w:p>
        </w:tc>
        <w:tc>
          <w:tcPr>
            <w:tcW w:w="1870" w:type="dxa"/>
          </w:tcPr>
          <w:p w14:paraId="42FF3CB9" w14:textId="257D9E75" w:rsidR="00CB02AB" w:rsidDel="00FE117B" w:rsidRDefault="00F33E35" w:rsidP="00FE117B">
            <w:pPr>
              <w:rPr>
                <w:del w:id="1212" w:author="Patrick Das" w:date="2025-07-14T20:15:00Z" w16du:dateUtc="2025-07-14T14:45:00Z"/>
              </w:rPr>
              <w:pPrChange w:id="1213" w:author="Patrick Das" w:date="2025-07-14T20:15:00Z" w16du:dateUtc="2025-07-14T14:45:00Z">
                <w:pPr/>
              </w:pPrChange>
            </w:pPr>
            <w:del w:id="1214" w:author="Patrick Das" w:date="2025-07-14T20:15:00Z" w16du:dateUtc="2025-07-14T14:45:00Z">
              <w:r w:rsidDel="00FE117B">
                <w:delText>Hill/Valley</w:delText>
              </w:r>
            </w:del>
          </w:p>
        </w:tc>
        <w:tc>
          <w:tcPr>
            <w:tcW w:w="1870" w:type="dxa"/>
          </w:tcPr>
          <w:p w14:paraId="54C96DE2" w14:textId="01C6A565" w:rsidR="00CB02AB" w:rsidDel="00FE117B" w:rsidRDefault="00F33E35" w:rsidP="00FE117B">
            <w:pPr>
              <w:rPr>
                <w:del w:id="1215" w:author="Patrick Das" w:date="2025-07-14T20:15:00Z" w16du:dateUtc="2025-07-14T14:45:00Z"/>
              </w:rPr>
              <w:pPrChange w:id="1216" w:author="Patrick Das" w:date="2025-07-14T20:15:00Z" w16du:dateUtc="2025-07-14T14:45:00Z">
                <w:pPr/>
              </w:pPrChange>
            </w:pPr>
            <w:del w:id="1217" w:author="Patrick Das" w:date="2025-07-14T20:15:00Z" w16du:dateUtc="2025-07-14T14:45:00Z">
              <w:r w:rsidDel="00FE117B">
                <w:delText>Subfamily</w:delText>
              </w:r>
            </w:del>
          </w:p>
        </w:tc>
        <w:tc>
          <w:tcPr>
            <w:tcW w:w="1870" w:type="dxa"/>
          </w:tcPr>
          <w:p w14:paraId="4E89476D" w14:textId="3B8927A5" w:rsidR="00CB02AB" w:rsidDel="00FE117B" w:rsidRDefault="00F33E35" w:rsidP="00FE117B">
            <w:pPr>
              <w:rPr>
                <w:del w:id="1218" w:author="Patrick Das" w:date="2025-07-14T20:15:00Z" w16du:dateUtc="2025-07-14T14:45:00Z"/>
              </w:rPr>
              <w:pPrChange w:id="1219" w:author="Patrick Das" w:date="2025-07-14T20:15:00Z" w16du:dateUtc="2025-07-14T14:45:00Z">
                <w:pPr/>
              </w:pPrChange>
            </w:pPr>
            <w:del w:id="1220" w:author="Patrick Das" w:date="2025-07-14T20:15:00Z" w16du:dateUtc="2025-07-14T14:45:00Z">
              <w:r w:rsidDel="00FE117B">
                <w:delText>31</w:delText>
              </w:r>
            </w:del>
          </w:p>
        </w:tc>
      </w:tr>
      <w:tr w:rsidR="00CB02AB" w:rsidDel="00FE117B" w14:paraId="7FE766F0" w14:textId="2B89DD33">
        <w:trPr>
          <w:del w:id="1221" w:author="Patrick Das" w:date="2025-07-14T20:15:00Z" w16du:dateUtc="2025-07-14T14:45:00Z"/>
        </w:trPr>
        <w:tc>
          <w:tcPr>
            <w:tcW w:w="1870" w:type="dxa"/>
          </w:tcPr>
          <w:p w14:paraId="44477EFB" w14:textId="2F784DEA" w:rsidR="00CB02AB" w:rsidDel="00FE117B" w:rsidRDefault="00CB02AB" w:rsidP="00FE117B">
            <w:pPr>
              <w:rPr>
                <w:del w:id="1222" w:author="Patrick Das" w:date="2025-07-14T20:15:00Z" w16du:dateUtc="2025-07-14T14:45:00Z"/>
              </w:rPr>
              <w:pPrChange w:id="1223" w:author="Patrick Das" w:date="2025-07-14T20:15:00Z" w16du:dateUtc="2025-07-14T14:45:00Z">
                <w:pPr/>
              </w:pPrChange>
            </w:pPr>
            <w:del w:id="1224" w:author="Patrick Das" w:date="2025-07-14T20:15:00Z" w16du:dateUtc="2025-07-14T14:45:00Z">
              <w:r w:rsidDel="00FE117B">
                <w:delText>Mixed effects</w:delText>
              </w:r>
            </w:del>
          </w:p>
        </w:tc>
        <w:tc>
          <w:tcPr>
            <w:tcW w:w="1870" w:type="dxa"/>
          </w:tcPr>
          <w:p w14:paraId="05DF4E8F" w14:textId="211A9374" w:rsidR="00CB02AB" w:rsidDel="00FE117B" w:rsidRDefault="00792D8D" w:rsidP="00FE117B">
            <w:pPr>
              <w:rPr>
                <w:del w:id="1225" w:author="Patrick Das" w:date="2025-07-14T20:15:00Z" w16du:dateUtc="2025-07-14T14:45:00Z"/>
              </w:rPr>
              <w:pPrChange w:id="1226" w:author="Patrick Das" w:date="2025-07-14T20:15:00Z" w16du:dateUtc="2025-07-14T14:45:00Z">
                <w:pPr/>
              </w:pPrChange>
            </w:pPr>
            <w:del w:id="1227" w:author="Patrick Das" w:date="2025-07-14T20:15:00Z" w16du:dateUtc="2025-07-14T14:45:00Z">
              <w:r w:rsidDel="00FE117B">
                <w:delText>Complexity measures</w:delText>
              </w:r>
            </w:del>
          </w:p>
        </w:tc>
        <w:tc>
          <w:tcPr>
            <w:tcW w:w="1870" w:type="dxa"/>
          </w:tcPr>
          <w:p w14:paraId="62D58296" w14:textId="3AECCD83" w:rsidR="00CB02AB" w:rsidDel="00FE117B" w:rsidRDefault="00F33E35" w:rsidP="00FE117B">
            <w:pPr>
              <w:rPr>
                <w:del w:id="1228" w:author="Patrick Das" w:date="2025-07-14T20:15:00Z" w16du:dateUtc="2025-07-14T14:45:00Z"/>
              </w:rPr>
              <w:pPrChange w:id="1229" w:author="Patrick Das" w:date="2025-07-14T20:15:00Z" w16du:dateUtc="2025-07-14T14:45:00Z">
                <w:pPr/>
              </w:pPrChange>
            </w:pPr>
            <w:del w:id="1230" w:author="Patrick Das" w:date="2025-07-14T20:15:00Z" w16du:dateUtc="2025-07-14T14:45:00Z">
              <w:r w:rsidDel="00FE117B">
                <w:delText>Agricultural intensity</w:delText>
              </w:r>
            </w:del>
          </w:p>
        </w:tc>
        <w:tc>
          <w:tcPr>
            <w:tcW w:w="1870" w:type="dxa"/>
          </w:tcPr>
          <w:p w14:paraId="33FFAF00" w14:textId="519D3B34" w:rsidR="00CB02AB" w:rsidDel="00FE117B" w:rsidRDefault="00F33E35" w:rsidP="00FE117B">
            <w:pPr>
              <w:rPr>
                <w:del w:id="1231" w:author="Patrick Das" w:date="2025-07-14T20:15:00Z" w16du:dateUtc="2025-07-14T14:45:00Z"/>
              </w:rPr>
              <w:pPrChange w:id="1232" w:author="Patrick Das" w:date="2025-07-14T20:15:00Z" w16du:dateUtc="2025-07-14T14:45:00Z">
                <w:pPr/>
              </w:pPrChange>
            </w:pPr>
            <w:del w:id="1233" w:author="Patrick Das" w:date="2025-07-14T20:15:00Z" w16du:dateUtc="2025-07-14T14:45:00Z">
              <w:r w:rsidDel="00FE117B">
                <w:delText>Subfamily</w:delText>
              </w:r>
            </w:del>
          </w:p>
        </w:tc>
        <w:tc>
          <w:tcPr>
            <w:tcW w:w="1870" w:type="dxa"/>
          </w:tcPr>
          <w:p w14:paraId="72E96C29" w14:textId="2FA6C2BF" w:rsidR="00CB02AB" w:rsidDel="00FE117B" w:rsidRDefault="00F33E35" w:rsidP="00FE117B">
            <w:pPr>
              <w:rPr>
                <w:del w:id="1234" w:author="Patrick Das" w:date="2025-07-14T20:15:00Z" w16du:dateUtc="2025-07-14T14:45:00Z"/>
              </w:rPr>
              <w:pPrChange w:id="1235" w:author="Patrick Das" w:date="2025-07-14T20:15:00Z" w16du:dateUtc="2025-07-14T14:45:00Z">
                <w:pPr/>
              </w:pPrChange>
            </w:pPr>
            <w:del w:id="1236" w:author="Patrick Das" w:date="2025-07-14T20:15:00Z" w16du:dateUtc="2025-07-14T14:45:00Z">
              <w:r w:rsidDel="00FE117B">
                <w:delText>31</w:delText>
              </w:r>
            </w:del>
          </w:p>
        </w:tc>
      </w:tr>
      <w:tr w:rsidR="00CB02AB" w:rsidDel="00FE117B" w14:paraId="55FE7F55" w14:textId="7C23C587">
        <w:trPr>
          <w:del w:id="1237" w:author="Patrick Das" w:date="2025-07-14T20:15:00Z" w16du:dateUtc="2025-07-14T14:45:00Z"/>
        </w:trPr>
        <w:tc>
          <w:tcPr>
            <w:tcW w:w="1870" w:type="dxa"/>
          </w:tcPr>
          <w:p w14:paraId="2CCED3E6" w14:textId="531EBB8F" w:rsidR="00CB02AB" w:rsidDel="00FE117B" w:rsidRDefault="00CB02AB" w:rsidP="00FE117B">
            <w:pPr>
              <w:rPr>
                <w:del w:id="1238" w:author="Patrick Das" w:date="2025-07-14T20:15:00Z" w16du:dateUtc="2025-07-14T14:45:00Z"/>
              </w:rPr>
              <w:pPrChange w:id="1239" w:author="Patrick Das" w:date="2025-07-14T20:15:00Z" w16du:dateUtc="2025-07-14T14:45:00Z">
                <w:pPr/>
              </w:pPrChange>
            </w:pPr>
            <w:del w:id="1240" w:author="Patrick Das" w:date="2025-07-14T20:15:00Z" w16du:dateUtc="2025-07-14T14:45:00Z">
              <w:r w:rsidDel="00FE117B">
                <w:delText>Mixed effects</w:delText>
              </w:r>
            </w:del>
          </w:p>
        </w:tc>
        <w:tc>
          <w:tcPr>
            <w:tcW w:w="1870" w:type="dxa"/>
          </w:tcPr>
          <w:p w14:paraId="15A3FADF" w14:textId="0458E092" w:rsidR="00CB02AB" w:rsidDel="00FE117B" w:rsidRDefault="00792D8D" w:rsidP="00FE117B">
            <w:pPr>
              <w:rPr>
                <w:del w:id="1241" w:author="Patrick Das" w:date="2025-07-14T20:15:00Z" w16du:dateUtc="2025-07-14T14:45:00Z"/>
              </w:rPr>
              <w:pPrChange w:id="1242" w:author="Patrick Das" w:date="2025-07-14T20:15:00Z" w16du:dateUtc="2025-07-14T14:45:00Z">
                <w:pPr/>
              </w:pPrChange>
            </w:pPr>
            <w:del w:id="1243" w:author="Patrick Das" w:date="2025-07-14T20:15:00Z" w16du:dateUtc="2025-07-14T14:45:00Z">
              <w:r w:rsidDel="00FE117B">
                <w:delText>Complexity measures</w:delText>
              </w:r>
            </w:del>
          </w:p>
        </w:tc>
        <w:tc>
          <w:tcPr>
            <w:tcW w:w="1870" w:type="dxa"/>
          </w:tcPr>
          <w:p w14:paraId="4EDBE818" w14:textId="3D383B80" w:rsidR="00CB02AB" w:rsidDel="00FE117B" w:rsidRDefault="00F33E35" w:rsidP="00FE117B">
            <w:pPr>
              <w:rPr>
                <w:del w:id="1244" w:author="Patrick Das" w:date="2025-07-14T20:15:00Z" w16du:dateUtc="2025-07-14T14:45:00Z"/>
              </w:rPr>
              <w:pPrChange w:id="1245" w:author="Patrick Das" w:date="2025-07-14T20:15:00Z" w16du:dateUtc="2025-07-14T14:45:00Z">
                <w:pPr/>
              </w:pPrChange>
            </w:pPr>
            <w:del w:id="1246" w:author="Patrick Das" w:date="2025-07-14T20:15:00Z" w16du:dateUtc="2025-07-14T14:45:00Z">
              <w:r w:rsidDel="00FE117B">
                <w:delText>L2 Status</w:delText>
              </w:r>
            </w:del>
          </w:p>
        </w:tc>
        <w:tc>
          <w:tcPr>
            <w:tcW w:w="1870" w:type="dxa"/>
          </w:tcPr>
          <w:p w14:paraId="6563CB91" w14:textId="4F7FC357" w:rsidR="00CB02AB" w:rsidDel="00FE117B" w:rsidRDefault="00F33E35" w:rsidP="00FE117B">
            <w:pPr>
              <w:rPr>
                <w:del w:id="1247" w:author="Patrick Das" w:date="2025-07-14T20:15:00Z" w16du:dateUtc="2025-07-14T14:45:00Z"/>
              </w:rPr>
              <w:pPrChange w:id="1248" w:author="Patrick Das" w:date="2025-07-14T20:15:00Z" w16du:dateUtc="2025-07-14T14:45:00Z">
                <w:pPr/>
              </w:pPrChange>
            </w:pPr>
            <w:del w:id="1249" w:author="Patrick Das" w:date="2025-07-14T20:15:00Z" w16du:dateUtc="2025-07-14T14:45:00Z">
              <w:r w:rsidDel="00FE117B">
                <w:delText>Subfamily</w:delText>
              </w:r>
            </w:del>
          </w:p>
        </w:tc>
        <w:tc>
          <w:tcPr>
            <w:tcW w:w="1870" w:type="dxa"/>
          </w:tcPr>
          <w:p w14:paraId="40855444" w14:textId="058FE3D3" w:rsidR="00CB02AB" w:rsidDel="00FE117B" w:rsidRDefault="00F33E35" w:rsidP="00FE117B">
            <w:pPr>
              <w:rPr>
                <w:del w:id="1250" w:author="Patrick Das" w:date="2025-07-14T20:15:00Z" w16du:dateUtc="2025-07-14T14:45:00Z"/>
              </w:rPr>
              <w:pPrChange w:id="1251" w:author="Patrick Das" w:date="2025-07-14T20:15:00Z" w16du:dateUtc="2025-07-14T14:45:00Z">
                <w:pPr/>
              </w:pPrChange>
            </w:pPr>
            <w:del w:id="1252" w:author="Patrick Das" w:date="2025-07-14T20:15:00Z" w16du:dateUtc="2025-07-14T14:45:00Z">
              <w:r w:rsidDel="00FE117B">
                <w:delText>31</w:delText>
              </w:r>
            </w:del>
          </w:p>
        </w:tc>
      </w:tr>
      <w:tr w:rsidR="00CB02AB" w:rsidDel="00FE117B" w14:paraId="1E428478" w14:textId="343561FF">
        <w:trPr>
          <w:del w:id="1253" w:author="Patrick Das" w:date="2025-07-14T20:15:00Z" w16du:dateUtc="2025-07-14T14:45:00Z"/>
        </w:trPr>
        <w:tc>
          <w:tcPr>
            <w:tcW w:w="1870" w:type="dxa"/>
          </w:tcPr>
          <w:p w14:paraId="1F67B66C" w14:textId="40D5FA2F" w:rsidR="00CB02AB" w:rsidDel="00FE117B" w:rsidRDefault="00CB02AB" w:rsidP="00FE117B">
            <w:pPr>
              <w:rPr>
                <w:del w:id="1254" w:author="Patrick Das" w:date="2025-07-14T20:15:00Z" w16du:dateUtc="2025-07-14T14:45:00Z"/>
              </w:rPr>
              <w:pPrChange w:id="1255" w:author="Patrick Das" w:date="2025-07-14T20:15:00Z" w16du:dateUtc="2025-07-14T14:45:00Z">
                <w:pPr/>
              </w:pPrChange>
            </w:pPr>
            <w:del w:id="1256" w:author="Patrick Das" w:date="2025-07-14T20:15:00Z" w16du:dateUtc="2025-07-14T14:45:00Z">
              <w:r w:rsidDel="00FE117B">
                <w:delText>Mixed effects</w:delText>
              </w:r>
            </w:del>
          </w:p>
        </w:tc>
        <w:tc>
          <w:tcPr>
            <w:tcW w:w="1870" w:type="dxa"/>
          </w:tcPr>
          <w:p w14:paraId="68CE1F34" w14:textId="4A7C3BB5" w:rsidR="00CB02AB" w:rsidDel="00FE117B" w:rsidRDefault="00792D8D" w:rsidP="00FE117B">
            <w:pPr>
              <w:rPr>
                <w:del w:id="1257" w:author="Patrick Das" w:date="2025-07-14T20:15:00Z" w16du:dateUtc="2025-07-14T14:45:00Z"/>
              </w:rPr>
              <w:pPrChange w:id="1258" w:author="Patrick Das" w:date="2025-07-14T20:15:00Z" w16du:dateUtc="2025-07-14T14:45:00Z">
                <w:pPr/>
              </w:pPrChange>
            </w:pPr>
            <w:del w:id="1259" w:author="Patrick Das" w:date="2025-07-14T20:15:00Z" w16du:dateUtc="2025-07-14T14:45:00Z">
              <w:r w:rsidDel="00FE117B">
                <w:delText>Complexity measures</w:delText>
              </w:r>
            </w:del>
          </w:p>
        </w:tc>
        <w:tc>
          <w:tcPr>
            <w:tcW w:w="1870" w:type="dxa"/>
          </w:tcPr>
          <w:p w14:paraId="46900327" w14:textId="224203AA" w:rsidR="00CB02AB" w:rsidDel="00FE117B" w:rsidRDefault="00F33E35" w:rsidP="00FE117B">
            <w:pPr>
              <w:rPr>
                <w:del w:id="1260" w:author="Patrick Das" w:date="2025-07-14T20:15:00Z" w16du:dateUtc="2025-07-14T14:45:00Z"/>
              </w:rPr>
              <w:pPrChange w:id="1261" w:author="Patrick Das" w:date="2025-07-14T20:15:00Z" w16du:dateUtc="2025-07-14T14:45:00Z">
                <w:pPr/>
              </w:pPrChange>
            </w:pPr>
            <w:del w:id="1262" w:author="Patrick Das" w:date="2025-07-14T20:15:00Z" w16du:dateUtc="2025-07-14T14:45:00Z">
              <w:r w:rsidDel="00FE117B">
                <w:delText>Population Size</w:delText>
              </w:r>
            </w:del>
          </w:p>
        </w:tc>
        <w:tc>
          <w:tcPr>
            <w:tcW w:w="1870" w:type="dxa"/>
          </w:tcPr>
          <w:p w14:paraId="1DD5D346" w14:textId="05C3D466" w:rsidR="00CB02AB" w:rsidDel="00FE117B" w:rsidRDefault="00F33E35" w:rsidP="00FE117B">
            <w:pPr>
              <w:rPr>
                <w:del w:id="1263" w:author="Patrick Das" w:date="2025-07-14T20:15:00Z" w16du:dateUtc="2025-07-14T14:45:00Z"/>
              </w:rPr>
              <w:pPrChange w:id="1264" w:author="Patrick Das" w:date="2025-07-14T20:15:00Z" w16du:dateUtc="2025-07-14T14:45:00Z">
                <w:pPr/>
              </w:pPrChange>
            </w:pPr>
            <w:del w:id="1265" w:author="Patrick Das" w:date="2025-07-14T20:15:00Z" w16du:dateUtc="2025-07-14T14:45:00Z">
              <w:r w:rsidDel="00FE117B">
                <w:delText>Subfamily</w:delText>
              </w:r>
            </w:del>
          </w:p>
        </w:tc>
        <w:tc>
          <w:tcPr>
            <w:tcW w:w="1870" w:type="dxa"/>
          </w:tcPr>
          <w:p w14:paraId="2F16F1AF" w14:textId="61527A94" w:rsidR="00CB02AB" w:rsidDel="00FE117B" w:rsidRDefault="00F33E35" w:rsidP="00FE117B">
            <w:pPr>
              <w:rPr>
                <w:del w:id="1266" w:author="Patrick Das" w:date="2025-07-14T20:15:00Z" w16du:dateUtc="2025-07-14T14:45:00Z"/>
              </w:rPr>
              <w:pPrChange w:id="1267" w:author="Patrick Das" w:date="2025-07-14T20:15:00Z" w16du:dateUtc="2025-07-14T14:45:00Z">
                <w:pPr/>
              </w:pPrChange>
            </w:pPr>
            <w:del w:id="1268" w:author="Patrick Das" w:date="2025-07-14T20:15:00Z" w16du:dateUtc="2025-07-14T14:45:00Z">
              <w:r w:rsidDel="00FE117B">
                <w:delText>31</w:delText>
              </w:r>
            </w:del>
          </w:p>
        </w:tc>
      </w:tr>
      <w:tr w:rsidR="00CB02AB" w:rsidDel="00FE117B" w14:paraId="1DDC8555" w14:textId="3EAC48B7">
        <w:trPr>
          <w:del w:id="1269" w:author="Patrick Das" w:date="2025-07-14T20:15:00Z" w16du:dateUtc="2025-07-14T14:45:00Z"/>
        </w:trPr>
        <w:tc>
          <w:tcPr>
            <w:tcW w:w="1870" w:type="dxa"/>
          </w:tcPr>
          <w:p w14:paraId="3C80D8FC" w14:textId="5752AA54" w:rsidR="00CB02AB" w:rsidDel="00FE117B" w:rsidRDefault="00CB02AB" w:rsidP="00FE117B">
            <w:pPr>
              <w:rPr>
                <w:del w:id="1270" w:author="Patrick Das" w:date="2025-07-14T20:15:00Z" w16du:dateUtc="2025-07-14T14:45:00Z"/>
              </w:rPr>
              <w:pPrChange w:id="1271" w:author="Patrick Das" w:date="2025-07-14T20:15:00Z" w16du:dateUtc="2025-07-14T14:45:00Z">
                <w:pPr/>
              </w:pPrChange>
            </w:pPr>
            <w:del w:id="1272" w:author="Patrick Das" w:date="2025-07-14T20:15:00Z" w16du:dateUtc="2025-07-14T14:45:00Z">
              <w:r w:rsidDel="00FE117B">
                <w:delText>Mixed effects</w:delText>
              </w:r>
            </w:del>
          </w:p>
        </w:tc>
        <w:tc>
          <w:tcPr>
            <w:tcW w:w="1870" w:type="dxa"/>
          </w:tcPr>
          <w:p w14:paraId="361117C9" w14:textId="2630EC71" w:rsidR="00CB02AB" w:rsidDel="00FE117B" w:rsidRDefault="00792D8D" w:rsidP="00FE117B">
            <w:pPr>
              <w:rPr>
                <w:del w:id="1273" w:author="Patrick Das" w:date="2025-07-14T20:15:00Z" w16du:dateUtc="2025-07-14T14:45:00Z"/>
              </w:rPr>
              <w:pPrChange w:id="1274" w:author="Patrick Das" w:date="2025-07-14T20:15:00Z" w16du:dateUtc="2025-07-14T14:45:00Z">
                <w:pPr/>
              </w:pPrChange>
            </w:pPr>
            <w:del w:id="1275" w:author="Patrick Das" w:date="2025-07-14T20:15:00Z" w16du:dateUtc="2025-07-14T14:45:00Z">
              <w:r w:rsidDel="00FE117B">
                <w:delText>Complexity measures</w:delText>
              </w:r>
            </w:del>
          </w:p>
        </w:tc>
        <w:tc>
          <w:tcPr>
            <w:tcW w:w="1870" w:type="dxa"/>
          </w:tcPr>
          <w:p w14:paraId="48CA447F" w14:textId="0BBE19E3" w:rsidR="00CB02AB" w:rsidDel="00FE117B" w:rsidRDefault="00C541BC" w:rsidP="00FE117B">
            <w:pPr>
              <w:rPr>
                <w:del w:id="1276" w:author="Patrick Das" w:date="2025-07-14T20:15:00Z" w16du:dateUtc="2025-07-14T14:45:00Z"/>
              </w:rPr>
              <w:pPrChange w:id="1277" w:author="Patrick Das" w:date="2025-07-14T20:15:00Z" w16du:dateUtc="2025-07-14T14:45:00Z">
                <w:pPr/>
              </w:pPrChange>
            </w:pPr>
            <w:del w:id="1278" w:author="Patrick Das" w:date="2025-07-14T20:15:00Z" w16du:dateUtc="2025-07-14T14:45:00Z">
              <w:r w:rsidDel="00FE117B">
                <w:delText>Political Organization</w:delText>
              </w:r>
            </w:del>
          </w:p>
        </w:tc>
        <w:tc>
          <w:tcPr>
            <w:tcW w:w="1870" w:type="dxa"/>
          </w:tcPr>
          <w:p w14:paraId="12B2AB1C" w14:textId="2420B32C" w:rsidR="00CB02AB" w:rsidDel="00FE117B" w:rsidRDefault="00F33E35" w:rsidP="00FE117B">
            <w:pPr>
              <w:rPr>
                <w:del w:id="1279" w:author="Patrick Das" w:date="2025-07-14T20:15:00Z" w16du:dateUtc="2025-07-14T14:45:00Z"/>
              </w:rPr>
              <w:pPrChange w:id="1280" w:author="Patrick Das" w:date="2025-07-14T20:15:00Z" w16du:dateUtc="2025-07-14T14:45:00Z">
                <w:pPr/>
              </w:pPrChange>
            </w:pPr>
            <w:del w:id="1281" w:author="Patrick Das" w:date="2025-07-14T20:15:00Z" w16du:dateUtc="2025-07-14T14:45:00Z">
              <w:r w:rsidDel="00FE117B">
                <w:delText>Subfamily</w:delText>
              </w:r>
            </w:del>
          </w:p>
        </w:tc>
        <w:tc>
          <w:tcPr>
            <w:tcW w:w="1870" w:type="dxa"/>
          </w:tcPr>
          <w:p w14:paraId="6B5B0505" w14:textId="74501115" w:rsidR="00CB02AB" w:rsidDel="00FE117B" w:rsidRDefault="00F33E35" w:rsidP="00FE117B">
            <w:pPr>
              <w:rPr>
                <w:del w:id="1282" w:author="Patrick Das" w:date="2025-07-14T20:15:00Z" w16du:dateUtc="2025-07-14T14:45:00Z"/>
              </w:rPr>
              <w:pPrChange w:id="1283" w:author="Patrick Das" w:date="2025-07-14T20:15:00Z" w16du:dateUtc="2025-07-14T14:45:00Z">
                <w:pPr>
                  <w:keepNext/>
                </w:pPr>
              </w:pPrChange>
            </w:pPr>
            <w:del w:id="1284" w:author="Patrick Das" w:date="2025-07-14T20:15:00Z" w16du:dateUtc="2025-07-14T14:45:00Z">
              <w:r w:rsidDel="00FE117B">
                <w:delText>31</w:delText>
              </w:r>
              <w:commentRangeEnd w:id="1143"/>
              <w:r w:rsidR="00C73400" w:rsidDel="00FE117B">
                <w:rPr>
                  <w:rStyle w:val="CommentReference"/>
                </w:rPr>
                <w:commentReference w:id="1143"/>
              </w:r>
            </w:del>
          </w:p>
        </w:tc>
      </w:tr>
    </w:tbl>
    <w:p w14:paraId="63A3CD3C" w14:textId="3491F68A" w:rsidR="00CB02AB" w:rsidDel="00890051" w:rsidRDefault="00C541BC" w:rsidP="00FE1ECB">
      <w:pPr>
        <w:rPr>
          <w:del w:id="1285" w:author="Patrick Das" w:date="2025-07-14T20:16:00Z" w16du:dateUtc="2025-07-14T14:46:00Z"/>
        </w:rPr>
      </w:pPr>
      <w:del w:id="1286" w:author="Patrick Das" w:date="2025-07-14T20:15:00Z" w16du:dateUtc="2025-07-14T14:45:00Z">
        <w:r w:rsidDel="00FE117B">
          <w:delText xml:space="preserve">Table </w:delText>
        </w:r>
      </w:del>
      <w:del w:id="1287" w:author="Patrick Das" w:date="2025-07-11T14:16:00Z" w16du:dateUtc="2025-07-11T08:46:00Z">
        <w:r w:rsidR="00A859F7" w:rsidDel="00C136B1">
          <w:fldChar w:fldCharType="begin"/>
        </w:r>
        <w:r w:rsidR="00A859F7" w:rsidDel="00C136B1">
          <w:delInstrText xml:space="preserve"> SEQ Table \* ARABIC </w:delInstrText>
        </w:r>
        <w:r w:rsidR="00A859F7" w:rsidDel="00C136B1">
          <w:fldChar w:fldCharType="separate"/>
        </w:r>
        <w:r w:rsidR="00A859F7" w:rsidDel="00C136B1">
          <w:rPr>
            <w:noProof/>
          </w:rPr>
          <w:delText>3</w:delText>
        </w:r>
        <w:r w:rsidR="00A859F7" w:rsidDel="00C136B1">
          <w:rPr>
            <w:noProof/>
          </w:rPr>
          <w:fldChar w:fldCharType="end"/>
        </w:r>
      </w:del>
      <w:del w:id="1288" w:author="Patrick Das" w:date="2025-07-14T20:15:00Z" w16du:dateUtc="2025-07-14T14:45:00Z">
        <w:r w:rsidDel="00FE117B">
          <w:delText>: Summary of models used in quantitative analyses</w:delText>
        </w:r>
      </w:del>
    </w:p>
    <w:p w14:paraId="41DACF00" w14:textId="77777777" w:rsidR="002A3546" w:rsidRDefault="002A3546" w:rsidP="00FE1ECB">
      <w:pPr>
        <w:rPr>
          <w:ins w:id="1289" w:author="Patrick Das" w:date="2025-07-14T20:20:00Z" w16du:dateUtc="2025-07-14T14:50:00Z"/>
        </w:rPr>
      </w:pPr>
    </w:p>
    <w:p w14:paraId="258704C1" w14:textId="0E5782BA" w:rsidR="00FE1ECB" w:rsidRDefault="00FE1ECB" w:rsidP="00FE1ECB">
      <w:pPr>
        <w:rPr>
          <w:ins w:id="1290" w:author="Patrick Das" w:date="2025-07-14T20:19:00Z" w16du:dateUtc="2025-07-14T14:49:00Z"/>
        </w:rPr>
      </w:pPr>
      <w:del w:id="1291" w:author="Patrick Das" w:date="2025-07-14T20:20:00Z" w16du:dateUtc="2025-07-14T14:50:00Z">
        <w:r w:rsidRPr="008F7F84" w:rsidDel="002A3546">
          <w:delText xml:space="preserve">These </w:delText>
        </w:r>
      </w:del>
      <w:ins w:id="1292" w:author="Patrick Das" w:date="2025-07-14T20:20:00Z" w16du:dateUtc="2025-07-14T14:50:00Z">
        <w:r w:rsidR="002A3546">
          <w:t>All</w:t>
        </w:r>
        <w:r w:rsidR="002A3546" w:rsidRPr="008F7F84">
          <w:t xml:space="preserve"> </w:t>
        </w:r>
      </w:ins>
      <w:r w:rsidRPr="008F7F84">
        <w:t xml:space="preserve">quantitative analyses were conducted in R (version 4.3.0; R Core Team, 2023). Mixed-effects models </w:t>
      </w:r>
      <w:del w:id="1293" w:author="Hannah Haynie" w:date="2025-07-02T11:07:00Z" w16du:dateUtc="2025-07-02T17:07:00Z">
        <w:r w:rsidRPr="008F7F84" w:rsidDel="00C73400">
          <w:delText xml:space="preserve">used </w:delText>
        </w:r>
      </w:del>
      <w:ins w:id="1294" w:author="Hannah Haynie" w:date="2025-07-02T11:07:00Z" w16du:dateUtc="2025-07-02T17:07:00Z">
        <w:r w:rsidR="00C73400">
          <w:t>were carried out using</w:t>
        </w:r>
        <w:r w:rsidR="00C73400" w:rsidRPr="008F7F84">
          <w:t xml:space="preserve"> </w:t>
        </w:r>
      </w:ins>
      <w:r w:rsidRPr="008F7F84">
        <w:t xml:space="preserve">lme4 (Bates et al., 2015), with p-values calculated using </w:t>
      </w:r>
      <w:proofErr w:type="spellStart"/>
      <w:r w:rsidRPr="008F7F84">
        <w:t>lmerTest</w:t>
      </w:r>
      <w:proofErr w:type="spellEnd"/>
      <w:r w:rsidRPr="008F7F84">
        <w:t xml:space="preserve"> (Kuznetsova et al., 2017). Data and R code for all analyses are available at https://github.com/patrickdas/ehr-argument-coding or by request from the author. Spatial analyses (for calculating ecological variables, described in S3.3) and maps were created in QGIS</w:t>
      </w:r>
      <w:ins w:id="1295" w:author="Patrick Das" w:date="2025-07-11T15:33:00Z" w16du:dateUtc="2025-07-11T10:03:00Z">
        <w:r w:rsidR="00BD1F68">
          <w:t xml:space="preserve"> 3.28.1</w:t>
        </w:r>
      </w:ins>
      <w:r w:rsidRPr="008F7F84">
        <w:t xml:space="preserve"> (</w:t>
      </w:r>
      <w:commentRangeStart w:id="1296"/>
      <w:r w:rsidRPr="008F7F84">
        <w:t>QGIS Development Team</w:t>
      </w:r>
      <w:commentRangeEnd w:id="1296"/>
      <w:r w:rsidR="00C73400">
        <w:rPr>
          <w:rStyle w:val="CommentReference"/>
        </w:rPr>
        <w:commentReference w:id="1296"/>
      </w:r>
      <w:ins w:id="1297" w:author="Patrick Das" w:date="2025-07-11T15:33:00Z" w16du:dateUtc="2025-07-11T10:03:00Z">
        <w:r w:rsidR="00F03FB8">
          <w:t>, 2022</w:t>
        </w:r>
      </w:ins>
      <w:r w:rsidRPr="008F7F84">
        <w:t>)</w:t>
      </w:r>
      <w:r w:rsidR="00F84FDF">
        <w:t xml:space="preserve">. </w:t>
      </w:r>
    </w:p>
    <w:p w14:paraId="19387916" w14:textId="027BDEB4" w:rsidR="00504440" w:rsidRDefault="00504440" w:rsidP="00504440">
      <w:pPr>
        <w:rPr>
          <w:ins w:id="1298" w:author="Patrick Das" w:date="2025-07-14T20:19:00Z" w16du:dateUtc="2025-07-14T14:49:00Z"/>
          <w:lang w:val="en-AU"/>
        </w:rPr>
      </w:pPr>
      <w:commentRangeStart w:id="1299"/>
      <w:ins w:id="1300" w:author="Patrick Das" w:date="2025-07-14T20:19:00Z" w16du:dateUtc="2025-07-14T14:49:00Z">
        <w:r>
          <w:rPr>
            <w:lang w:val="en-AU"/>
          </w:rPr>
          <w:t xml:space="preserve">Quantitative analyses </w:t>
        </w:r>
        <w:commentRangeEnd w:id="1299"/>
        <w:r>
          <w:rPr>
            <w:rStyle w:val="CommentReference"/>
          </w:rPr>
          <w:commentReference w:id="1299"/>
        </w:r>
        <w:r>
          <w:rPr>
            <w:lang w:val="en-AU"/>
          </w:rPr>
          <w:t xml:space="preserve">(S4.2) </w:t>
        </w:r>
        <w:r>
          <w:rPr>
            <w:lang w:val="en-AU"/>
          </w:rPr>
          <w:t xml:space="preserve">show that the absolute complexity of argument coding in Trans-Himalayan languages of the EHR does not depend on Hill or Valley classification. </w:t>
        </w:r>
        <w:r>
          <w:rPr>
            <w:lang w:val="en-AU"/>
          </w:rPr>
          <w:t>In fact</w:t>
        </w:r>
        <w:r>
          <w:rPr>
            <w:lang w:val="en-AU"/>
          </w:rPr>
          <w:t>, Hill/Valley classification itself is not predicted by the ecological conditions said to give rise to it, questioning the causal claims made in this framework</w:t>
        </w:r>
        <w:r w:rsidR="00890051">
          <w:rPr>
            <w:lang w:val="en-AU"/>
          </w:rPr>
          <w:t xml:space="preserve"> (S4.1)</w:t>
        </w:r>
        <w:r>
          <w:rPr>
            <w:lang w:val="en-AU"/>
          </w:rPr>
          <w:t xml:space="preserve">. </w:t>
        </w:r>
        <w:r w:rsidR="00890051">
          <w:rPr>
            <w:lang w:val="en-AU"/>
          </w:rPr>
          <w:t xml:space="preserve">Instead, </w:t>
        </w:r>
      </w:ins>
      <w:ins w:id="1301" w:author="Patrick Das" w:date="2025-07-14T20:20:00Z" w16du:dateUtc="2025-07-14T14:50:00Z">
        <w:r w:rsidR="002A3546">
          <w:rPr>
            <w:lang w:val="en-AU"/>
          </w:rPr>
          <w:t xml:space="preserve">the individual sociocultural traits linked to Hill/Valley societies show the </w:t>
        </w:r>
      </w:ins>
      <w:ins w:id="1302" w:author="Patrick Das" w:date="2025-07-14T20:21:00Z" w16du:dateUtc="2025-07-14T14:51:00Z">
        <w:r w:rsidR="002A3546">
          <w:rPr>
            <w:lang w:val="en-AU"/>
          </w:rPr>
          <w:t xml:space="preserve">most consistent effect of all predictors explored in this study, with one </w:t>
        </w:r>
        <w:r w:rsidR="008C6ABF">
          <w:rPr>
            <w:lang w:val="en-AU"/>
          </w:rPr>
          <w:t xml:space="preserve">factor </w:t>
        </w:r>
        <w:r w:rsidR="002A3546">
          <w:rPr>
            <w:lang w:val="en-AU"/>
          </w:rPr>
          <w:t xml:space="preserve">(whether a language is spoken as an L2) </w:t>
        </w:r>
        <w:r w:rsidR="00CE06CB">
          <w:rPr>
            <w:lang w:val="en-AU"/>
          </w:rPr>
          <w:t>being significant (at p &lt; 0.05)</w:t>
        </w:r>
        <w:r w:rsidR="008C6ABF">
          <w:rPr>
            <w:lang w:val="en-AU"/>
          </w:rPr>
          <w:t xml:space="preserve"> (S4.3</w:t>
        </w:r>
      </w:ins>
      <w:ins w:id="1303" w:author="Patrick Das" w:date="2025-07-14T20:22:00Z" w16du:dateUtc="2025-07-14T14:52:00Z">
        <w:r w:rsidR="008C6ABF">
          <w:rPr>
            <w:lang w:val="en-AU"/>
          </w:rPr>
          <w:t xml:space="preserve">). Furthermore, </w:t>
        </w:r>
        <w:r w:rsidR="006956C7">
          <w:rPr>
            <w:lang w:val="en-AU"/>
          </w:rPr>
          <w:t>the languages of this region show interesting spatial patterns and semantic features, that I explore in S4.4.</w:t>
        </w:r>
      </w:ins>
      <w:ins w:id="1304" w:author="Patrick Das" w:date="2025-07-14T20:23:00Z" w16du:dateUtc="2025-07-14T14:53:00Z">
        <w:r w:rsidR="006956C7">
          <w:rPr>
            <w:lang w:val="en-AU"/>
          </w:rPr>
          <w:t xml:space="preserve"> </w:t>
        </w:r>
      </w:ins>
    </w:p>
    <w:p w14:paraId="44612754" w14:textId="77777777" w:rsidR="00504440" w:rsidRPr="00C541BC" w:rsidRDefault="00504440" w:rsidP="00FE1ECB"/>
    <w:p w14:paraId="681A6770" w14:textId="10F4DBB5" w:rsidR="005E4ADD" w:rsidRPr="005E4ADD" w:rsidDel="00156893" w:rsidRDefault="005E4ADD" w:rsidP="005E4ADD">
      <w:pPr>
        <w:pStyle w:val="Heading2"/>
        <w:rPr>
          <w:del w:id="1305" w:author="Patrick Das" w:date="2025-07-14T20:24:00Z" w16du:dateUtc="2025-07-14T14:54:00Z"/>
        </w:rPr>
      </w:pPr>
      <w:commentRangeStart w:id="1306"/>
      <w:r>
        <w:t>Causal links between ecology, society and language do not obtain</w:t>
      </w:r>
      <w:commentRangeEnd w:id="1306"/>
      <w:r w:rsidR="00C73400">
        <w:rPr>
          <w:rStyle w:val="CommentReference"/>
          <w:rFonts w:asciiTheme="minorHAnsi" w:eastAsiaTheme="minorHAnsi" w:hAnsiTheme="minorHAnsi" w:cstheme="minorBidi"/>
          <w:color w:val="auto"/>
          <w:lang w:val="en-US"/>
        </w:rPr>
        <w:commentReference w:id="1306"/>
      </w:r>
    </w:p>
    <w:p w14:paraId="4AB7063F" w14:textId="7D6E6B3A" w:rsidR="00A55AD3" w:rsidRPr="00156893" w:rsidRDefault="00C73400" w:rsidP="00A66931">
      <w:pPr>
        <w:pStyle w:val="Heading2"/>
        <w:rPr>
          <w:ins w:id="1307" w:author="Patrick Das" w:date="2025-07-14T20:17:00Z" w16du:dateUtc="2025-07-14T14:47:00Z"/>
        </w:rPr>
        <w:pPrChange w:id="1308" w:author="Patrick Das" w:date="2025-07-14T20:24:00Z" w16du:dateUtc="2025-07-14T14:54:00Z">
          <w:pPr/>
        </w:pPrChange>
      </w:pPr>
      <w:commentRangeStart w:id="1309"/>
      <w:ins w:id="1310" w:author="Hannah Haynie" w:date="2025-07-02T11:20:00Z" w16du:dateUtc="2025-07-02T17:20:00Z">
        <w:del w:id="1311" w:author="Patrick Das" w:date="2025-07-14T20:19:00Z" w16du:dateUtc="2025-07-14T14:49:00Z">
          <w:r w:rsidRPr="00156893" w:rsidDel="00504440">
            <w:delText>Q</w:delText>
          </w:r>
        </w:del>
      </w:ins>
      <w:del w:id="1312" w:author="Patrick Das" w:date="2025-07-14T20:19:00Z" w16du:dateUtc="2025-07-14T14:49:00Z">
        <w:r w:rsidR="00EE4BDD" w:rsidRPr="00156893" w:rsidDel="00504440">
          <w:delText xml:space="preserve">My quantitative analyses </w:delText>
        </w:r>
        <w:commentRangeEnd w:id="1309"/>
        <w:r w:rsidDel="00504440">
          <w:rPr>
            <w:rStyle w:val="CommentReference"/>
          </w:rPr>
          <w:commentReference w:id="1309"/>
        </w:r>
        <w:r w:rsidR="00EE4BDD" w:rsidRPr="00156893" w:rsidDel="00504440">
          <w:delText>show that the absolute complexity of argument coding in Trans-Himalayan languages of the EHR does not depend on Hill or Valley classification.</w:delText>
        </w:r>
      </w:del>
    </w:p>
    <w:p w14:paraId="6FBE05FF" w14:textId="5D2D678C" w:rsidR="00EE4BDD" w:rsidRDefault="00EE4BDD" w:rsidP="00A66931">
      <w:pPr>
        <w:rPr>
          <w:lang w:val="en-AU"/>
        </w:rPr>
      </w:pPr>
      <w:del w:id="1313" w:author="Patrick Das" w:date="2025-07-14T20:25:00Z" w16du:dateUtc="2025-07-14T14:55:00Z">
        <w:r w:rsidDel="00973550">
          <w:rPr>
            <w:lang w:val="en-AU"/>
          </w:rPr>
          <w:delText xml:space="preserve"> </w:delText>
        </w:r>
      </w:del>
      <w:commentRangeStart w:id="1314"/>
      <w:r>
        <w:rPr>
          <w:lang w:val="en-AU"/>
        </w:rPr>
        <w:t xml:space="preserve">In fact, </w:t>
      </w:r>
      <w:commentRangeEnd w:id="1314"/>
      <w:r w:rsidR="00C73400">
        <w:rPr>
          <w:rStyle w:val="CommentReference"/>
        </w:rPr>
        <w:commentReference w:id="1314"/>
      </w:r>
      <w:r>
        <w:rPr>
          <w:lang w:val="en-AU"/>
        </w:rPr>
        <w:t xml:space="preserve">the Hill/Valley classification itself is not predicted by the ecological conditions that are said to give rise to it, calling into question the causal claims that are made in this framework. </w:t>
      </w:r>
      <w:commentRangeStart w:id="1315"/>
      <w:r>
        <w:rPr>
          <w:lang w:val="en-AU"/>
        </w:rPr>
        <w:t>To test this, I fitted</w:t>
      </w:r>
      <w:r w:rsidR="00205472">
        <w:rPr>
          <w:lang w:val="en-AU"/>
        </w:rPr>
        <w:t xml:space="preserve"> </w:t>
      </w:r>
      <w:r>
        <w:rPr>
          <w:lang w:val="en-AU"/>
        </w:rPr>
        <w:t xml:space="preserve">logistic regression models that classified a speech community as Hill or Valley using elevation </w:t>
      </w:r>
      <w:r w:rsidR="00205472">
        <w:rPr>
          <w:lang w:val="en-AU"/>
        </w:rPr>
        <w:t>and</w:t>
      </w:r>
      <w:r>
        <w:rPr>
          <w:lang w:val="en-AU"/>
        </w:rPr>
        <w:t xml:space="preserve"> terrain roughness as predictors. </w:t>
      </w:r>
      <w:commentRangeEnd w:id="1315"/>
      <w:r w:rsidR="00C73400">
        <w:rPr>
          <w:rStyle w:val="CommentReference"/>
        </w:rPr>
        <w:commentReference w:id="1315"/>
      </w:r>
    </w:p>
    <w:p w14:paraId="0BF45D98" w14:textId="062682E2" w:rsidR="005E4ADD" w:rsidRDefault="005E4ADD" w:rsidP="00A66931">
      <w:r>
        <w:rPr>
          <w:lang w:val="en-AU"/>
        </w:rPr>
        <w:t>I find that neither</w:t>
      </w:r>
      <w:ins w:id="1316" w:author="Hannah Haynie" w:date="2025-07-02T21:24:00Z" w16du:dateUtc="2025-07-03T03:24:00Z">
        <w:r w:rsidR="00C73400">
          <w:rPr>
            <w:lang w:val="en-AU"/>
          </w:rPr>
          <w:t xml:space="preserve"> ecological</w:t>
        </w:r>
      </w:ins>
      <w:r>
        <w:rPr>
          <w:lang w:val="en-AU"/>
        </w:rPr>
        <w:t xml:space="preserve"> variable</w:t>
      </w:r>
      <w:r w:rsidR="00205472">
        <w:rPr>
          <w:lang w:val="en-AU"/>
        </w:rPr>
        <w:t>, in isolation or combination,</w:t>
      </w:r>
      <w:r>
        <w:rPr>
          <w:lang w:val="en-AU"/>
        </w:rPr>
        <w:t xml:space="preserve"> could accurately predict Hill or Valley categorization (</w:t>
      </w:r>
      <w:commentRangeStart w:id="1317"/>
      <w:r w:rsidR="001D12CE">
        <w:rPr>
          <w:lang w:val="en-AU"/>
        </w:rPr>
        <w:t>regardless of whether Split was included in Hill or Valley</w:t>
      </w:r>
      <w:commentRangeEnd w:id="1317"/>
      <w:r w:rsidR="00C73400">
        <w:rPr>
          <w:rStyle w:val="CommentReference"/>
        </w:rPr>
        <w:commentReference w:id="1317"/>
      </w:r>
      <w:ins w:id="1318" w:author="Patrick Das" w:date="2025-07-14T20:09:00Z" w16du:dateUtc="2025-07-14T14:39:00Z">
        <w:r w:rsidR="000C6419">
          <w:rPr>
            <w:lang w:val="en-AU"/>
          </w:rPr>
          <w:t>, see Appendix B.</w:t>
        </w:r>
      </w:ins>
      <w:r w:rsidR="001D12CE">
        <w:rPr>
          <w:lang w:val="en-AU"/>
        </w:rPr>
        <w:t xml:space="preserve">). This suggests that in the EHR, Hill and Valley cultural traits </w:t>
      </w:r>
      <w:commentRangeStart w:id="1319"/>
      <w:r w:rsidR="001D12CE">
        <w:rPr>
          <w:lang w:val="en-AU"/>
        </w:rPr>
        <w:t xml:space="preserve">may not be that </w:t>
      </w:r>
      <w:r w:rsidR="001D12CE">
        <w:rPr>
          <w:lang w:val="en-AU"/>
        </w:rPr>
        <w:lastRenderedPageBreak/>
        <w:t>closely linked to ecology in the first place</w:t>
      </w:r>
      <w:commentRangeEnd w:id="1319"/>
      <w:r w:rsidR="00C73400">
        <w:rPr>
          <w:rStyle w:val="CommentReference"/>
        </w:rPr>
        <w:commentReference w:id="1319"/>
      </w:r>
      <w:r w:rsidR="001D12CE">
        <w:rPr>
          <w:lang w:val="en-AU"/>
        </w:rPr>
        <w:t xml:space="preserve">. As </w:t>
      </w:r>
      <w:r w:rsidR="00E05CF8">
        <w:rPr>
          <w:lang w:val="en-AU"/>
        </w:rPr>
        <w:t xml:space="preserve">Fig. </w:t>
      </w:r>
      <w:r w:rsidR="00231A77">
        <w:rPr>
          <w:lang w:val="en-AU"/>
        </w:rPr>
        <w:t>4</w:t>
      </w:r>
      <w:r w:rsidR="00E05CF8">
        <w:rPr>
          <w:lang w:val="en-AU"/>
        </w:rPr>
        <w:t xml:space="preserve"> below shows, Hill, Split and Valley languages occur at many different elevations and levels of terrain roughness. </w:t>
      </w:r>
      <w:r w:rsidR="002F18BD" w:rsidRPr="008F7F84">
        <w:t xml:space="preserve">This is likely </w:t>
      </w:r>
      <w:commentRangeStart w:id="1320"/>
      <w:r w:rsidR="002F18BD" w:rsidRPr="008F7F84">
        <w:t xml:space="preserve">boosted </w:t>
      </w:r>
      <w:commentRangeEnd w:id="1320"/>
      <w:r w:rsidR="00C73400">
        <w:rPr>
          <w:rStyle w:val="CommentReference"/>
        </w:rPr>
        <w:commentReference w:id="1320"/>
      </w:r>
      <w:r w:rsidR="002F18BD" w:rsidRPr="008F7F84">
        <w:t xml:space="preserve">by the presence of high-altitude Valley like societies, like Limbu and Tibetan.  </w:t>
      </w:r>
    </w:p>
    <w:p w14:paraId="5F3B856E" w14:textId="77777777" w:rsidR="00A07F4B" w:rsidRDefault="00A07F4B" w:rsidP="00A07F4B">
      <w:pPr>
        <w:keepNext/>
      </w:pPr>
      <w:commentRangeStart w:id="1321"/>
      <w:r w:rsidRPr="00A07F4B">
        <w:rPr>
          <w:noProof/>
        </w:rPr>
        <w:drawing>
          <wp:inline distT="0" distB="0" distL="0" distR="0" wp14:anchorId="65FB4F22" wp14:editId="032FCA09">
            <wp:extent cx="5943600" cy="3184525"/>
            <wp:effectExtent l="0" t="0" r="0" b="0"/>
            <wp:docPr id="2122938370" name="Picture 8"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8370" name="Picture 8" descr="A graph of different colored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commentRangeEnd w:id="1321"/>
      <w:r w:rsidR="00C73400">
        <w:rPr>
          <w:rStyle w:val="CommentReference"/>
        </w:rPr>
        <w:commentReference w:id="1321"/>
      </w:r>
    </w:p>
    <w:p w14:paraId="7517A9FC" w14:textId="113E3584" w:rsidR="00A07F4B" w:rsidRPr="00A07F4B" w:rsidRDefault="00A07F4B" w:rsidP="00A07F4B">
      <w:pPr>
        <w:pStyle w:val="Caption"/>
      </w:pPr>
      <w:r>
        <w:t xml:space="preserve">Figure </w:t>
      </w:r>
      <w:fldSimple w:instr=" SEQ Figure \* ARABIC ">
        <w:r w:rsidR="00A859F7">
          <w:rPr>
            <w:noProof/>
          </w:rPr>
          <w:t>4</w:t>
        </w:r>
      </w:fldSimple>
      <w:r>
        <w:t>: Ecological</w:t>
      </w:r>
      <w:r w:rsidRPr="00074269">
        <w:t xml:space="preserve"> variables (Elevation in meters above sea level, terrain roughness in standard deviations) versus Hill, Spit and Valley categorization</w:t>
      </w:r>
    </w:p>
    <w:p w14:paraId="4E7DADEB" w14:textId="378E11A0" w:rsidR="00DC4132" w:rsidRDefault="002D70A4" w:rsidP="00A66931">
      <w:pPr>
        <w:rPr>
          <w:lang w:val="en-AU"/>
        </w:rPr>
      </w:pPr>
      <w:commentRangeStart w:id="1322"/>
      <w:r>
        <w:rPr>
          <w:lang w:val="en-AU"/>
        </w:rPr>
        <w:t>Studies that link the physical environment to linguistic complexity</w:t>
      </w:r>
      <w:r w:rsidR="00E42E24">
        <w:rPr>
          <w:lang w:val="en-AU"/>
        </w:rPr>
        <w:t xml:space="preserve">, particularly altitude, point out that the terrain is not itself the causal factor </w:t>
      </w:r>
      <w:r w:rsidR="002072BE">
        <w:rPr>
          <w:lang w:val="en-AU"/>
        </w:rPr>
        <w:t xml:space="preserve">(Nichols, </w:t>
      </w:r>
      <w:r>
        <w:rPr>
          <w:lang w:val="en-AU"/>
        </w:rPr>
        <w:t xml:space="preserve">2013:38), but rather </w:t>
      </w:r>
      <w:r w:rsidR="00E42E24">
        <w:rPr>
          <w:lang w:val="en-AU"/>
        </w:rPr>
        <w:t>mediated by socio</w:t>
      </w:r>
      <w:r w:rsidR="009B65BD">
        <w:rPr>
          <w:lang w:val="en-AU"/>
        </w:rPr>
        <w:t>linguistic patterns (Urban and Moran, 20</w:t>
      </w:r>
      <w:r w:rsidR="008D61C2">
        <w:rPr>
          <w:lang w:val="en-AU"/>
        </w:rPr>
        <w:t xml:space="preserve">21:36). </w:t>
      </w:r>
      <w:commentRangeEnd w:id="1322"/>
      <w:r w:rsidR="00331069">
        <w:rPr>
          <w:rStyle w:val="CommentReference"/>
        </w:rPr>
        <w:commentReference w:id="1322"/>
      </w:r>
      <w:r w:rsidR="008D61C2">
        <w:rPr>
          <w:lang w:val="en-AU"/>
        </w:rPr>
        <w:t xml:space="preserve">However, in the case of the Hill/Valley framework that </w:t>
      </w:r>
      <w:commentRangeStart w:id="1323"/>
      <w:r w:rsidR="008D61C2">
        <w:rPr>
          <w:lang w:val="en-AU"/>
        </w:rPr>
        <w:t xml:space="preserve">link between topography and </w:t>
      </w:r>
      <w:r w:rsidR="0053568A">
        <w:rPr>
          <w:lang w:val="en-AU"/>
        </w:rPr>
        <w:t xml:space="preserve">sociocultural </w:t>
      </w:r>
      <w:r w:rsidR="00FC36B2">
        <w:rPr>
          <w:lang w:val="en-AU"/>
        </w:rPr>
        <w:t>type</w:t>
      </w:r>
      <w:r w:rsidR="0053568A">
        <w:rPr>
          <w:lang w:val="en-AU"/>
        </w:rPr>
        <w:t xml:space="preserve"> is broken: at least for </w:t>
      </w:r>
      <w:r w:rsidR="00C87C19">
        <w:rPr>
          <w:lang w:val="en-AU"/>
        </w:rPr>
        <w:t xml:space="preserve">the Trans-Himalayan </w:t>
      </w:r>
      <w:r w:rsidR="0053568A">
        <w:rPr>
          <w:lang w:val="en-AU"/>
        </w:rPr>
        <w:t>languages in the EHR</w:t>
      </w:r>
      <w:commentRangeEnd w:id="1323"/>
      <w:r w:rsidR="00331069">
        <w:rPr>
          <w:rStyle w:val="CommentReference"/>
        </w:rPr>
        <w:commentReference w:id="1323"/>
      </w:r>
      <w:r w:rsidR="0053568A">
        <w:rPr>
          <w:lang w:val="en-AU"/>
        </w:rPr>
        <w:t xml:space="preserve">. </w:t>
      </w:r>
    </w:p>
    <w:p w14:paraId="4783E91F" w14:textId="77777777" w:rsidR="00681E6C" w:rsidRDefault="00681E6C" w:rsidP="00681E6C">
      <w:pPr>
        <w:pStyle w:val="Heading2"/>
      </w:pPr>
      <w:r>
        <w:t>Sociocultural ‘Hill’ and ‘Valley’ do not effectively explain complexity</w:t>
      </w:r>
    </w:p>
    <w:p w14:paraId="7CCAEA5B" w14:textId="0E0ED6E7" w:rsidR="007942C3" w:rsidRDefault="00696FD1" w:rsidP="00A66931">
      <w:pPr>
        <w:rPr>
          <w:lang w:val="en-AU"/>
        </w:rPr>
      </w:pPr>
      <w:r w:rsidRPr="00696FD1">
        <w:rPr>
          <w:lang w:val="en-AU"/>
        </w:rPr>
        <w:t>Furthermore, the classification of a speech community as Hill or Valley according to its sociocultural traits does not in turn predict the complexity of the argument coding strategy it</w:t>
      </w:r>
      <w:r w:rsidR="00BB4742">
        <w:rPr>
          <w:lang w:val="en-AU"/>
        </w:rPr>
        <w:t>s language</w:t>
      </w:r>
      <w:r w:rsidRPr="00696FD1">
        <w:rPr>
          <w:lang w:val="en-AU"/>
        </w:rPr>
        <w:t xml:space="preserve"> uses. </w:t>
      </w:r>
      <w:r w:rsidR="007942C3" w:rsidRPr="00696FD1">
        <w:rPr>
          <w:lang w:val="en-AU"/>
        </w:rPr>
        <w:t xml:space="preserve">Visual inspection of the complexity scores in a box plot (in Fig. </w:t>
      </w:r>
      <w:r w:rsidR="00C10ACF">
        <w:rPr>
          <w:lang w:val="en-AU"/>
        </w:rPr>
        <w:t>5</w:t>
      </w:r>
      <w:r w:rsidR="007942C3" w:rsidRPr="00696FD1">
        <w:rPr>
          <w:lang w:val="en-AU"/>
        </w:rPr>
        <w:t xml:space="preserve"> below) makes it apparent that our results may be heavily skewed due to </w:t>
      </w:r>
      <w:commentRangeStart w:id="1324"/>
      <w:r w:rsidR="007942C3" w:rsidRPr="00696FD1">
        <w:rPr>
          <w:lang w:val="en-AU"/>
        </w:rPr>
        <w:t>influential outliers</w:t>
      </w:r>
      <w:commentRangeEnd w:id="1324"/>
      <w:r w:rsidR="00166686">
        <w:rPr>
          <w:rStyle w:val="CommentReference"/>
        </w:rPr>
        <w:commentReference w:id="1324"/>
      </w:r>
      <w:r w:rsidR="007942C3" w:rsidRPr="00696FD1">
        <w:rPr>
          <w:lang w:val="en-AU"/>
        </w:rPr>
        <w:t>.</w:t>
      </w:r>
      <w:r w:rsidR="007942C3">
        <w:rPr>
          <w:lang w:val="en-AU"/>
        </w:rPr>
        <w:t xml:space="preserve"> </w:t>
      </w:r>
    </w:p>
    <w:p w14:paraId="63EB0E81" w14:textId="77777777" w:rsidR="00BB4742" w:rsidRDefault="00BB4742" w:rsidP="00BB4742">
      <w:pPr>
        <w:keepNext/>
      </w:pPr>
      <w:r w:rsidRPr="00ED53E2">
        <w:rPr>
          <w:noProof/>
          <w:lang w:val="en-AU"/>
        </w:rPr>
        <w:lastRenderedPageBreak/>
        <w:drawing>
          <wp:inline distT="0" distB="0" distL="0" distR="0" wp14:anchorId="2DD804D0" wp14:editId="4ACCEC81">
            <wp:extent cx="5753030" cy="3608363"/>
            <wp:effectExtent l="0" t="0" r="635" b="0"/>
            <wp:docPr id="26064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343" cy="3618594"/>
                    </a:xfrm>
                    <a:prstGeom prst="rect">
                      <a:avLst/>
                    </a:prstGeom>
                    <a:noFill/>
                    <a:ln>
                      <a:noFill/>
                    </a:ln>
                  </pic:spPr>
                </pic:pic>
              </a:graphicData>
            </a:graphic>
          </wp:inline>
        </w:drawing>
      </w:r>
    </w:p>
    <w:p w14:paraId="4B9853EA" w14:textId="446FA3FF" w:rsidR="00BB4742" w:rsidRDefault="00BB4742" w:rsidP="00BB4742">
      <w:pPr>
        <w:pStyle w:val="Caption"/>
        <w:rPr>
          <w:lang w:val="en-AU"/>
        </w:rPr>
      </w:pPr>
      <w:r>
        <w:t xml:space="preserve">Figure </w:t>
      </w:r>
      <w:fldSimple w:instr=" SEQ Figure \* ARABIC ">
        <w:r w:rsidR="00A859F7">
          <w:rPr>
            <w:noProof/>
          </w:rPr>
          <w:t>5</w:t>
        </w:r>
      </w:fldSimple>
      <w:r w:rsidRPr="00216F2E">
        <w:t>: Box-plot of scaled complexity scores (</w:t>
      </w:r>
      <w:del w:id="1325" w:author="Hannah Haynie" w:date="2025-07-02T10:49:00Z" w16du:dateUtc="2025-07-02T16:49:00Z">
        <w:r w:rsidRPr="00216F2E" w:rsidDel="00CC7195">
          <w:delText>case-marking</w:delText>
        </w:r>
      </w:del>
      <w:ins w:id="1326" w:author="Hannah Haynie" w:date="2025-07-02T10:49:00Z" w16du:dateUtc="2025-07-02T16:49:00Z">
        <w:r w:rsidR="00CC7195">
          <w:t>case marking</w:t>
        </w:r>
      </w:ins>
      <w:r w:rsidRPr="00216F2E">
        <w:t xml:space="preserve">, cell, and form) versus societal setting (Hill, Split or Valley). Colored </w:t>
      </w:r>
      <w:del w:id="1327" w:author="Hannah Haynie" w:date="2025-07-02T21:32:00Z" w16du:dateUtc="2025-07-03T03:32:00Z">
        <w:r w:rsidRPr="00216F2E" w:rsidDel="00166686">
          <w:delText xml:space="preserve">bars </w:delText>
        </w:r>
      </w:del>
      <w:ins w:id="1328" w:author="Hannah Haynie" w:date="2025-07-02T21:32:00Z" w16du:dateUtc="2025-07-03T03:32:00Z">
        <w:r w:rsidR="00166686">
          <w:t>boxes</w:t>
        </w:r>
        <w:r w:rsidR="00166686" w:rsidRPr="00216F2E">
          <w:t xml:space="preserve"> </w:t>
        </w:r>
      </w:ins>
      <w:r w:rsidRPr="00216F2E">
        <w:t>indicate interquartile range (middle 50% of the data), and black bars indicate the median.</w:t>
      </w:r>
    </w:p>
    <w:p w14:paraId="3DB8BED1" w14:textId="0EE8A299" w:rsidR="00F15364" w:rsidRDefault="00F15364" w:rsidP="00F15364">
      <w:pPr>
        <w:rPr>
          <w:lang w:val="en-AU"/>
        </w:rPr>
      </w:pPr>
      <w:r>
        <w:rPr>
          <w:lang w:val="en-AU"/>
        </w:rPr>
        <w:t>However, this</w:t>
      </w:r>
      <w:r w:rsidR="00F9477F">
        <w:rPr>
          <w:lang w:val="en-AU"/>
        </w:rPr>
        <w:t xml:space="preserve"> also</w:t>
      </w:r>
      <w:r>
        <w:rPr>
          <w:lang w:val="en-AU"/>
        </w:rPr>
        <w:t xml:space="preserve"> allows us to notice some patterns: languages with simple verbal indexation systems are just as likely to be Hill (culturally), as they are to be Valley. On the other hand, verbally complex languages tend to be Hill, rather than Valley. This provides support for a unidirectional version of the Hill/Valley framework</w:t>
      </w:r>
      <w:del w:id="1329" w:author="Hannah Haynie" w:date="2025-07-02T21:33:00Z" w16du:dateUtc="2025-07-03T03:33:00Z">
        <w:r w:rsidDel="003239A4">
          <w:rPr>
            <w:lang w:val="en-AU"/>
          </w:rPr>
          <w:delText>: perhaps Valley languages become simpler?</w:delText>
        </w:r>
      </w:del>
      <w:ins w:id="1330" w:author="Hannah Haynie" w:date="2025-07-02T21:33:00Z" w16du:dateUtc="2025-07-03T03:33:00Z">
        <w:r w:rsidR="003239A4">
          <w:rPr>
            <w:lang w:val="en-AU"/>
          </w:rPr>
          <w:t>:</w:t>
        </w:r>
        <w:commentRangeStart w:id="1331"/>
        <w:r w:rsidR="003239A4">
          <w:rPr>
            <w:lang w:val="en-AU"/>
          </w:rPr>
          <w:t xml:space="preserve"> where Valley languages differ from Hill languages, they tend to use simpler indexation</w:t>
        </w:r>
        <w:commentRangeEnd w:id="1331"/>
        <w:r w:rsidR="003239A4">
          <w:rPr>
            <w:rStyle w:val="CommentReference"/>
          </w:rPr>
          <w:commentReference w:id="1331"/>
        </w:r>
        <w:r w:rsidR="003239A4">
          <w:rPr>
            <w:lang w:val="en-AU"/>
          </w:rPr>
          <w:t>.</w:t>
        </w:r>
      </w:ins>
      <w:r>
        <w:rPr>
          <w:lang w:val="en-AU"/>
        </w:rPr>
        <w:t xml:space="preserve"> </w:t>
      </w:r>
      <w:r w:rsidRPr="00E95D93">
        <w:rPr>
          <w:lang w:val="en-AU"/>
        </w:rPr>
        <w:t xml:space="preserve">When it comes to </w:t>
      </w:r>
      <w:del w:id="1332" w:author="Hannah Haynie" w:date="2025-07-02T10:49:00Z" w16du:dateUtc="2025-07-02T16:49:00Z">
        <w:r w:rsidRPr="00E95D93" w:rsidDel="00CC7195">
          <w:rPr>
            <w:lang w:val="en-AU"/>
          </w:rPr>
          <w:delText>case-marking</w:delText>
        </w:r>
      </w:del>
      <w:ins w:id="1333" w:author="Hannah Haynie" w:date="2025-07-02T10:49:00Z" w16du:dateUtc="2025-07-02T16:49:00Z">
        <w:r w:rsidR="00CC7195">
          <w:rPr>
            <w:lang w:val="en-AU"/>
          </w:rPr>
          <w:t>case marking</w:t>
        </w:r>
      </w:ins>
      <w:r w:rsidRPr="00E95D93">
        <w:rPr>
          <w:lang w:val="en-AU"/>
        </w:rPr>
        <w:t xml:space="preserve">, the effect is reversed. Hill languages tend to have simpler </w:t>
      </w:r>
      <w:del w:id="1334" w:author="Hannah Haynie" w:date="2025-07-02T10:49:00Z" w16du:dateUtc="2025-07-02T16:49:00Z">
        <w:r w:rsidRPr="00E95D93" w:rsidDel="00CC7195">
          <w:rPr>
            <w:lang w:val="en-AU"/>
          </w:rPr>
          <w:delText>case-marking</w:delText>
        </w:r>
      </w:del>
      <w:ins w:id="1335" w:author="Hannah Haynie" w:date="2025-07-02T10:49:00Z" w16du:dateUtc="2025-07-02T16:49:00Z">
        <w:r w:rsidR="00CC7195">
          <w:rPr>
            <w:lang w:val="en-AU"/>
          </w:rPr>
          <w:t>case marking</w:t>
        </w:r>
      </w:ins>
      <w:r w:rsidRPr="00E95D93">
        <w:rPr>
          <w:lang w:val="en-AU"/>
        </w:rPr>
        <w:t xml:space="preserve"> systems, as their median </w:t>
      </w:r>
      <w:del w:id="1336" w:author="Hannah Haynie" w:date="2025-07-02T10:49:00Z" w16du:dateUtc="2025-07-02T16:49:00Z">
        <w:r w:rsidRPr="00E95D93" w:rsidDel="00CC7195">
          <w:rPr>
            <w:lang w:val="en-AU"/>
          </w:rPr>
          <w:delText>case-marking</w:delText>
        </w:r>
      </w:del>
      <w:ins w:id="1337" w:author="Hannah Haynie" w:date="2025-07-02T10:49:00Z" w16du:dateUtc="2025-07-02T16:49:00Z">
        <w:r w:rsidR="00CC7195">
          <w:rPr>
            <w:lang w:val="en-AU"/>
          </w:rPr>
          <w:t>case marking</w:t>
        </w:r>
      </w:ins>
      <w:r w:rsidRPr="00E95D93">
        <w:rPr>
          <w:lang w:val="en-AU"/>
        </w:rPr>
        <w:t xml:space="preserve"> complexity lies outside the interquartile range of Valley languages’ </w:t>
      </w:r>
      <w:del w:id="1338" w:author="Hannah Haynie" w:date="2025-07-02T10:49:00Z" w16du:dateUtc="2025-07-02T16:49:00Z">
        <w:r w:rsidRPr="00E95D93" w:rsidDel="00CC7195">
          <w:rPr>
            <w:lang w:val="en-AU"/>
          </w:rPr>
          <w:delText>case-marking</w:delText>
        </w:r>
      </w:del>
      <w:ins w:id="1339" w:author="Hannah Haynie" w:date="2025-07-02T10:49:00Z" w16du:dateUtc="2025-07-02T16:49:00Z">
        <w:r w:rsidR="00CC7195">
          <w:rPr>
            <w:lang w:val="en-AU"/>
          </w:rPr>
          <w:t>case marking</w:t>
        </w:r>
      </w:ins>
      <w:r w:rsidRPr="00E95D93">
        <w:rPr>
          <w:lang w:val="en-AU"/>
        </w:rPr>
        <w:t xml:space="preserve"> complexity (Fig </w:t>
      </w:r>
      <w:r w:rsidR="00C10ACF">
        <w:rPr>
          <w:lang w:val="en-AU"/>
        </w:rPr>
        <w:t>5</w:t>
      </w:r>
      <w:r w:rsidRPr="00E95D93">
        <w:rPr>
          <w:lang w:val="en-AU"/>
        </w:rPr>
        <w:t xml:space="preserve">, above). </w:t>
      </w:r>
    </w:p>
    <w:p w14:paraId="3CAF304A" w14:textId="1F58117A" w:rsidR="001B7D80" w:rsidRDefault="00D93AA5" w:rsidP="00090842">
      <w:pPr>
        <w:rPr>
          <w:lang w:val="en-AU"/>
        </w:rPr>
      </w:pPr>
      <w:r>
        <w:rPr>
          <w:lang w:val="en-AU"/>
        </w:rPr>
        <w:t>We can also</w:t>
      </w:r>
      <w:r w:rsidR="001B7D80">
        <w:rPr>
          <w:lang w:val="en-AU"/>
        </w:rPr>
        <w:t xml:space="preserve"> </w:t>
      </w:r>
      <w:r w:rsidR="0064092A">
        <w:rPr>
          <w:lang w:val="en-AU"/>
        </w:rPr>
        <w:t>see</w:t>
      </w:r>
      <w:r w:rsidR="001B7D80">
        <w:rPr>
          <w:lang w:val="en-AU"/>
        </w:rPr>
        <w:t xml:space="preserve"> some </w:t>
      </w:r>
      <w:del w:id="1340" w:author="Hannah Haynie" w:date="2025-07-02T21:34:00Z" w16du:dateUtc="2025-07-03T03:34:00Z">
        <w:r w:rsidR="006D221B" w:rsidDel="003239A4">
          <w:rPr>
            <w:lang w:val="en-AU"/>
          </w:rPr>
          <w:delText xml:space="preserve">large </w:delText>
        </w:r>
      </w:del>
      <w:r w:rsidR="006D221B">
        <w:rPr>
          <w:lang w:val="en-AU"/>
        </w:rPr>
        <w:t xml:space="preserve">outliers for Split and Valley languages </w:t>
      </w:r>
      <w:r w:rsidR="00FB183D" w:rsidRPr="00FB183D">
        <w:rPr>
          <w:lang w:val="en-AU"/>
        </w:rPr>
        <w:t xml:space="preserve">when it comes to verbal complexity measures. To quantify their influence on a model, I calculated Cook’s distance, a </w:t>
      </w:r>
      <w:del w:id="1341" w:author="Hannah Haynie" w:date="2025-07-02T21:34:00Z" w16du:dateUtc="2025-07-03T03:34:00Z">
        <w:r w:rsidR="00FB183D" w:rsidRPr="00FB183D" w:rsidDel="003239A4">
          <w:rPr>
            <w:lang w:val="en-AU"/>
          </w:rPr>
          <w:delText xml:space="preserve">standard </w:delText>
        </w:r>
      </w:del>
      <w:r w:rsidR="00FB183D" w:rsidRPr="00FB183D">
        <w:rPr>
          <w:lang w:val="en-AU"/>
        </w:rPr>
        <w:t xml:space="preserve">diagnostic that identifies observations which disproportionately affect model estimates. </w:t>
      </w:r>
      <w:r w:rsidR="005C2416">
        <w:rPr>
          <w:lang w:val="en-AU"/>
        </w:rPr>
        <w:t>T</w:t>
      </w:r>
      <w:r w:rsidR="00FB183D" w:rsidRPr="00FB183D">
        <w:rPr>
          <w:lang w:val="en-AU"/>
        </w:rPr>
        <w:t>he most influential observation for both cell and form complexity was Limbu, a Valley language (</w:t>
      </w:r>
      <w:proofErr w:type="spellStart"/>
      <w:r w:rsidR="009F0B93">
        <w:rPr>
          <w:lang w:val="en-AU"/>
        </w:rPr>
        <w:t>glottocode</w:t>
      </w:r>
      <w:proofErr w:type="spellEnd"/>
      <w:r w:rsidR="009F0B93">
        <w:rPr>
          <w:lang w:val="en-AU"/>
        </w:rPr>
        <w:t xml:space="preserve">: </w:t>
      </w:r>
      <w:r w:rsidR="00FB183D" w:rsidRPr="00FB183D">
        <w:rPr>
          <w:lang w:val="en-AU"/>
        </w:rPr>
        <w:t xml:space="preserve">limb1266) (Cook’s D for form: 1.274443, for cell: 1.088648). For </w:t>
      </w:r>
      <w:del w:id="1342" w:author="Hannah Haynie" w:date="2025-07-02T10:49:00Z" w16du:dateUtc="2025-07-02T16:49:00Z">
        <w:r w:rsidR="00FB183D" w:rsidRPr="00FB183D" w:rsidDel="00CC7195">
          <w:rPr>
            <w:lang w:val="en-AU"/>
          </w:rPr>
          <w:delText>case-marking</w:delText>
        </w:r>
      </w:del>
      <w:ins w:id="1343" w:author="Hannah Haynie" w:date="2025-07-02T10:49:00Z" w16du:dateUtc="2025-07-02T16:49:00Z">
        <w:r w:rsidR="00CC7195">
          <w:rPr>
            <w:lang w:val="en-AU"/>
          </w:rPr>
          <w:t>case marking</w:t>
        </w:r>
      </w:ins>
      <w:r w:rsidR="00FB183D" w:rsidRPr="00FB183D">
        <w:rPr>
          <w:lang w:val="en-AU"/>
        </w:rPr>
        <w:t xml:space="preserve"> complexity, the most influential outlier was Bori-Karko (bori1243), which was classified as Split (Cook’s D = 0.3798203).</w:t>
      </w:r>
      <w:r w:rsidR="00040F40">
        <w:rPr>
          <w:lang w:val="en-AU"/>
        </w:rPr>
        <w:t xml:space="preserve"> No other outliers went past the conventional threshold of </w:t>
      </w:r>
      <w:commentRangeStart w:id="1344"/>
      <w:commentRangeStart w:id="1345"/>
      <w:r w:rsidR="00040F40">
        <w:rPr>
          <w:lang w:val="en-AU"/>
        </w:rPr>
        <w:t>4/n (0.125</w:t>
      </w:r>
      <w:r w:rsidR="001C1570">
        <w:rPr>
          <w:lang w:val="en-AU"/>
        </w:rPr>
        <w:t xml:space="preserve">) </w:t>
      </w:r>
      <w:commentRangeEnd w:id="1344"/>
      <w:r w:rsidR="003239A4">
        <w:rPr>
          <w:rStyle w:val="CommentReference"/>
        </w:rPr>
        <w:commentReference w:id="1344"/>
      </w:r>
      <w:commentRangeEnd w:id="1345"/>
      <w:r w:rsidR="00FE117B">
        <w:rPr>
          <w:rStyle w:val="CommentReference"/>
        </w:rPr>
        <w:commentReference w:id="1345"/>
      </w:r>
      <w:r w:rsidR="001C1570">
        <w:rPr>
          <w:lang w:val="en-AU"/>
        </w:rPr>
        <w:t>(</w:t>
      </w:r>
      <w:r w:rsidR="00496C3F">
        <w:rPr>
          <w:lang w:val="en-AU"/>
        </w:rPr>
        <w:t>Bollen and Jackman, 19</w:t>
      </w:r>
      <w:r w:rsidR="00B67733">
        <w:rPr>
          <w:lang w:val="en-AU"/>
        </w:rPr>
        <w:t xml:space="preserve">85). </w:t>
      </w:r>
    </w:p>
    <w:p w14:paraId="1D05BB14" w14:textId="4DCCA967" w:rsidR="00202FBA" w:rsidRDefault="002C2E15" w:rsidP="00090842">
      <w:pPr>
        <w:rPr>
          <w:lang w:val="en-AU"/>
        </w:rPr>
      </w:pPr>
      <w:r w:rsidRPr="002C2E15">
        <w:rPr>
          <w:lang w:val="en-AU"/>
        </w:rPr>
        <w:t xml:space="preserve">It turns out there is good reason to exclude Limbu. First, Limbu lies outside where Scott would say the traditional ranges of </w:t>
      </w:r>
      <w:proofErr w:type="spellStart"/>
      <w:r w:rsidRPr="002C2E15">
        <w:rPr>
          <w:lang w:val="en-AU"/>
        </w:rPr>
        <w:t>Zomia</w:t>
      </w:r>
      <w:proofErr w:type="spellEnd"/>
      <w:r w:rsidRPr="002C2E15">
        <w:rPr>
          <w:lang w:val="en-AU"/>
        </w:rPr>
        <w:t xml:space="preserve"> fall (2009:16), so the Hill/Valley distinction – and </w:t>
      </w:r>
      <w:r w:rsidRPr="002C2E15">
        <w:rPr>
          <w:lang w:val="en-AU"/>
        </w:rPr>
        <w:lastRenderedPageBreak/>
        <w:t>hence the</w:t>
      </w:r>
      <w:ins w:id="1346" w:author="Hannah Haynie" w:date="2025-07-02T21:36:00Z" w16du:dateUtc="2025-07-03T03:36:00Z">
        <w:r w:rsidR="003239A4">
          <w:rPr>
            <w:lang w:val="en-AU"/>
          </w:rPr>
          <w:t xml:space="preserve"> hypothesized</w:t>
        </w:r>
      </w:ins>
      <w:r w:rsidRPr="002C2E15">
        <w:rPr>
          <w:lang w:val="en-AU"/>
        </w:rPr>
        <w:t xml:space="preserve"> state-expanding </w:t>
      </w:r>
      <w:del w:id="1347" w:author="Hannah Haynie" w:date="2025-07-02T21:36:00Z" w16du:dateUtc="2025-07-03T03:36:00Z">
        <w:r w:rsidRPr="002C2E15" w:rsidDel="003239A4">
          <w:rPr>
            <w:lang w:val="en-AU"/>
          </w:rPr>
          <w:delText>mechanisms</w:delText>
        </w:r>
        <w:r w:rsidR="00321556" w:rsidDel="003239A4">
          <w:rPr>
            <w:lang w:val="en-AU"/>
          </w:rPr>
          <w:delText xml:space="preserve"> -</w:delText>
        </w:r>
        <w:r w:rsidRPr="002C2E15" w:rsidDel="003239A4">
          <w:rPr>
            <w:lang w:val="en-AU"/>
          </w:rPr>
          <w:delText xml:space="preserve"> may</w:delText>
        </w:r>
      </w:del>
      <w:ins w:id="1348" w:author="Hannah Haynie" w:date="2025-07-02T21:36:00Z" w16du:dateUtc="2025-07-03T03:36:00Z">
        <w:r w:rsidR="003239A4">
          <w:rPr>
            <w:lang w:val="en-AU"/>
          </w:rPr>
          <w:t>mechanisms – may</w:t>
        </w:r>
      </w:ins>
      <w:r w:rsidRPr="002C2E15">
        <w:rPr>
          <w:lang w:val="en-AU"/>
        </w:rPr>
        <w:t xml:space="preserve"> have played out differently, not bringing to bear with </w:t>
      </w:r>
      <w:ins w:id="1349" w:author="Hannah Haynie" w:date="2025-07-02T21:37:00Z" w16du:dateUtc="2025-07-03T03:37:00Z">
        <w:r w:rsidR="003239A4">
          <w:rPr>
            <w:lang w:val="en-AU"/>
          </w:rPr>
          <w:t>them</w:t>
        </w:r>
      </w:ins>
      <w:del w:id="1350" w:author="Hannah Haynie" w:date="2025-07-02T21:37:00Z" w16du:dateUtc="2025-07-03T03:37:00Z">
        <w:r w:rsidRPr="002C2E15" w:rsidDel="003239A4">
          <w:rPr>
            <w:lang w:val="en-AU"/>
          </w:rPr>
          <w:delText>it</w:delText>
        </w:r>
      </w:del>
      <w:r w:rsidRPr="002C2E15">
        <w:rPr>
          <w:lang w:val="en-AU"/>
        </w:rPr>
        <w:t xml:space="preserve"> linguistic simplification</w:t>
      </w:r>
      <w:del w:id="1351" w:author="Hannah Haynie" w:date="2025-07-02T21:37:00Z" w16du:dateUtc="2025-07-03T03:37:00Z">
        <w:r w:rsidRPr="002C2E15" w:rsidDel="003239A4">
          <w:rPr>
            <w:lang w:val="en-AU"/>
          </w:rPr>
          <w:delText xml:space="preserve"> a different ecological context</w:delText>
        </w:r>
      </w:del>
      <w:r w:rsidRPr="002C2E15">
        <w:rPr>
          <w:lang w:val="en-AU"/>
        </w:rPr>
        <w:t>. While it is still firmly within the geographical bounds of the EHR as construed by Post et al</w:t>
      </w:r>
      <w:ins w:id="1352" w:author="Hannah Haynie" w:date="2025-07-02T21:37:00Z" w16du:dateUtc="2025-07-03T03:37:00Z">
        <w:r w:rsidR="003239A4">
          <w:rPr>
            <w:lang w:val="en-AU"/>
          </w:rPr>
          <w:t>.</w:t>
        </w:r>
      </w:ins>
      <w:r w:rsidRPr="002C2E15">
        <w:rPr>
          <w:lang w:val="en-AU"/>
        </w:rPr>
        <w:t xml:space="preserve"> (2022), its typology and cultural traits cast into doubt whether the </w:t>
      </w:r>
      <w:del w:id="1353" w:author="Hannah Haynie" w:date="2025-07-02T21:43:00Z" w16du:dateUtc="2025-07-03T03:43:00Z">
        <w:r w:rsidRPr="002C2E15" w:rsidDel="003239A4">
          <w:rPr>
            <w:lang w:val="en-AU"/>
          </w:rPr>
          <w:delText>EHR</w:delText>
        </w:r>
      </w:del>
      <w:ins w:id="1354" w:author="Hannah Haynie" w:date="2025-07-02T21:43:00Z" w16du:dateUtc="2025-07-03T03:43:00Z">
        <w:r w:rsidR="003239A4">
          <w:rPr>
            <w:lang w:val="en-AU"/>
          </w:rPr>
          <w:t>her, defined in a way where it contains Limbu,</w:t>
        </w:r>
      </w:ins>
      <w:r w:rsidRPr="002C2E15">
        <w:rPr>
          <w:lang w:val="en-AU"/>
        </w:rPr>
        <w:t xml:space="preserve"> is </w:t>
      </w:r>
      <w:del w:id="1355" w:author="Hannah Haynie" w:date="2025-07-02T21:43:00Z" w16du:dateUtc="2025-07-03T03:43:00Z">
        <w:r w:rsidRPr="002C2E15" w:rsidDel="003239A4">
          <w:rPr>
            <w:lang w:val="en-AU"/>
          </w:rPr>
          <w:delText xml:space="preserve">one </w:delText>
        </w:r>
      </w:del>
      <w:ins w:id="1356" w:author="Hannah Haynie" w:date="2025-07-02T21:43:00Z" w16du:dateUtc="2025-07-03T03:43:00Z">
        <w:r w:rsidR="003239A4">
          <w:rPr>
            <w:lang w:val="en-AU"/>
          </w:rPr>
          <w:t>a single</w:t>
        </w:r>
        <w:r w:rsidR="003239A4" w:rsidRPr="002C2E15">
          <w:rPr>
            <w:lang w:val="en-AU"/>
          </w:rPr>
          <w:t xml:space="preserve"> </w:t>
        </w:r>
      </w:ins>
      <w:r w:rsidRPr="002C2E15">
        <w:rPr>
          <w:lang w:val="en-AU"/>
        </w:rPr>
        <w:t xml:space="preserve">cultural zone. </w:t>
      </w:r>
      <w:proofErr w:type="spellStart"/>
      <w:r w:rsidRPr="002C2E15">
        <w:rPr>
          <w:lang w:val="en-AU"/>
        </w:rPr>
        <w:t>DeLancey’s</w:t>
      </w:r>
      <w:proofErr w:type="spellEnd"/>
      <w:r w:rsidRPr="002C2E15">
        <w:rPr>
          <w:lang w:val="en-AU"/>
        </w:rPr>
        <w:t xml:space="preserve"> (2014) paper which first applies the Hill/Valley distinction and its sociocultural traits as potential determinants of complexity focused on the ‘Brahmaputra drainage’, </w:t>
      </w:r>
      <w:del w:id="1357" w:author="Hannah Haynie" w:date="2025-07-02T21:43:00Z" w16du:dateUtc="2025-07-03T03:43:00Z">
        <w:r w:rsidRPr="002C2E15" w:rsidDel="003239A4">
          <w:rPr>
            <w:lang w:val="en-AU"/>
          </w:rPr>
          <w:delText xml:space="preserve">is </w:delText>
        </w:r>
      </w:del>
      <w:r w:rsidRPr="002C2E15">
        <w:rPr>
          <w:lang w:val="en-AU"/>
        </w:rPr>
        <w:t>a much narrower zone inside the EHR. Bori-Karko however, having a much smaller value of Cook’s D and occupying a central position in the EHR, has been kept in the present sample.</w:t>
      </w:r>
    </w:p>
    <w:p w14:paraId="2D370FFB" w14:textId="6B732962" w:rsidR="00D931D6" w:rsidRDefault="00341B9A" w:rsidP="00090842">
      <w:pPr>
        <w:rPr>
          <w:ins w:id="1358" w:author="Patrick Das" w:date="2025-07-14T12:24:00Z" w16du:dateUtc="2025-07-14T06:54:00Z"/>
        </w:rPr>
      </w:pPr>
      <w:r>
        <w:rPr>
          <w:lang w:val="en-AU"/>
        </w:rPr>
        <w:t xml:space="preserve">Originally, </w:t>
      </w:r>
      <w:del w:id="1359" w:author="Hannah Haynie" w:date="2025-07-02T21:43:00Z" w16du:dateUtc="2025-07-03T03:43:00Z">
        <w:r w:rsidDel="003239A4">
          <w:rPr>
            <w:lang w:val="en-AU"/>
          </w:rPr>
          <w:delText>including Limbu in the models</w:delText>
        </w:r>
      </w:del>
      <w:ins w:id="1360" w:author="Hannah Haynie" w:date="2025-07-02T21:43:00Z" w16du:dateUtc="2025-07-03T03:43:00Z">
        <w:r w:rsidR="003239A4">
          <w:rPr>
            <w:lang w:val="en-AU"/>
          </w:rPr>
          <w:t xml:space="preserve">results of </w:t>
        </w:r>
        <w:commentRangeStart w:id="1361"/>
        <w:r w:rsidR="003239A4">
          <w:rPr>
            <w:lang w:val="en-AU"/>
          </w:rPr>
          <w:t>models that included Limbu in the sample</w:t>
        </w:r>
      </w:ins>
      <w:r>
        <w:rPr>
          <w:lang w:val="en-AU"/>
        </w:rPr>
        <w:t xml:space="preserve"> </w:t>
      </w:r>
      <w:r w:rsidR="00612311">
        <w:rPr>
          <w:lang w:val="en-AU"/>
        </w:rPr>
        <w:t>counterintuitively suggest</w:t>
      </w:r>
      <w:r>
        <w:rPr>
          <w:lang w:val="en-AU"/>
        </w:rPr>
        <w:t xml:space="preserve">ed </w:t>
      </w:r>
      <w:r w:rsidR="00612311">
        <w:rPr>
          <w:lang w:val="en-AU"/>
        </w:rPr>
        <w:t xml:space="preserve">that </w:t>
      </w:r>
      <w:r w:rsidR="00817FBB">
        <w:rPr>
          <w:lang w:val="en-AU"/>
        </w:rPr>
        <w:t>Valley languages should have higher complexity in both nominal and verbal domains</w:t>
      </w:r>
      <w:commentRangeEnd w:id="1361"/>
      <w:r w:rsidR="003239A4">
        <w:rPr>
          <w:rStyle w:val="CommentReference"/>
        </w:rPr>
        <w:commentReference w:id="1361"/>
      </w:r>
      <w:r w:rsidR="00817FBB">
        <w:rPr>
          <w:lang w:val="en-AU"/>
        </w:rPr>
        <w:t>. After excluding Limbu, the effect reverses for verbal domains,</w:t>
      </w:r>
      <w:r w:rsidR="0003735E">
        <w:rPr>
          <w:lang w:val="en-AU"/>
        </w:rPr>
        <w:t xml:space="preserve"> aligning with theoretical predictions</w:t>
      </w:r>
      <w:ins w:id="1362" w:author="Patrick Das" w:date="2025-07-14T12:55:00Z" w16du:dateUtc="2025-07-14T07:25:00Z">
        <w:r w:rsidR="008A131A">
          <w:rPr>
            <w:lang w:val="en-AU"/>
          </w:rPr>
          <w:t xml:space="preserve">, </w:t>
        </w:r>
      </w:ins>
      <w:del w:id="1363" w:author="Patrick Das" w:date="2025-07-14T12:55:00Z" w16du:dateUtc="2025-07-14T07:25:00Z">
        <w:r w:rsidR="0003735E" w:rsidDel="008A131A">
          <w:rPr>
            <w:lang w:val="en-AU"/>
          </w:rPr>
          <w:delText xml:space="preserve"> (</w:delText>
        </w:r>
      </w:del>
      <w:commentRangeStart w:id="1364"/>
      <w:r w:rsidR="0003735E">
        <w:rPr>
          <w:lang w:val="en-AU"/>
        </w:rPr>
        <w:t>but the effect is not significant</w:t>
      </w:r>
      <w:ins w:id="1365" w:author="Patrick Das" w:date="2025-07-14T12:55:00Z" w16du:dateUtc="2025-07-14T07:25:00Z">
        <w:r w:rsidR="007E0F58">
          <w:rPr>
            <w:lang w:val="en-AU"/>
          </w:rPr>
          <w:t>. This</w:t>
        </w:r>
      </w:ins>
      <w:del w:id="1366" w:author="Patrick Das" w:date="2025-07-14T12:55:00Z" w16du:dateUtc="2025-07-14T07:25:00Z">
        <w:r w:rsidR="0003735E" w:rsidDel="007E0F58">
          <w:rPr>
            <w:lang w:val="en-AU"/>
          </w:rPr>
          <w:delText>)</w:delText>
        </w:r>
        <w:r w:rsidR="00CA3C98" w:rsidDel="007E0F58">
          <w:rPr>
            <w:lang w:val="en-AU"/>
          </w:rPr>
          <w:delText xml:space="preserve">, </w:delText>
        </w:r>
      </w:del>
      <w:commentRangeEnd w:id="1364"/>
      <w:r w:rsidR="003239A4">
        <w:rPr>
          <w:rStyle w:val="CommentReference"/>
        </w:rPr>
        <w:commentReference w:id="1364"/>
      </w:r>
      <w:del w:id="1367" w:author="Patrick Das" w:date="2025-07-14T12:55:00Z" w16du:dateUtc="2025-07-14T07:25:00Z">
        <w:r w:rsidR="00CA3C98" w:rsidDel="007E0F58">
          <w:rPr>
            <w:lang w:val="en-AU"/>
          </w:rPr>
          <w:delText>and</w:delText>
        </w:r>
      </w:del>
      <w:r w:rsidR="00CA3C98">
        <w:rPr>
          <w:lang w:val="en-AU"/>
        </w:rPr>
        <w:t xml:space="preserve"> highlight</w:t>
      </w:r>
      <w:ins w:id="1368" w:author="Patrick Das" w:date="2025-07-14T12:56:00Z" w16du:dateUtc="2025-07-14T07:26:00Z">
        <w:r w:rsidR="007E0F58">
          <w:rPr>
            <w:lang w:val="en-AU"/>
          </w:rPr>
          <w:t>s</w:t>
        </w:r>
      </w:ins>
      <w:del w:id="1369" w:author="Patrick Das" w:date="2025-07-14T12:56:00Z" w16du:dateUtc="2025-07-14T07:26:00Z">
        <w:r w:rsidR="00CA3C98" w:rsidDel="007E0F58">
          <w:rPr>
            <w:lang w:val="en-AU"/>
          </w:rPr>
          <w:delText>i</w:delText>
        </w:r>
      </w:del>
      <w:del w:id="1370" w:author="Patrick Das" w:date="2025-07-14T12:55:00Z" w16du:dateUtc="2025-07-14T07:25:00Z">
        <w:r w:rsidR="00CA3C98" w:rsidDel="007E0F58">
          <w:rPr>
            <w:lang w:val="en-AU"/>
          </w:rPr>
          <w:delText>ng</w:delText>
        </w:r>
      </w:del>
      <w:r w:rsidR="00CA3C98">
        <w:rPr>
          <w:lang w:val="en-AU"/>
        </w:rPr>
        <w:t xml:space="preserve"> the sensitivity of the </w:t>
      </w:r>
      <w:del w:id="1371" w:author="Hannah Haynie" w:date="2025-07-02T21:46:00Z" w16du:dateUtc="2025-07-03T03:46:00Z">
        <w:r w:rsidR="00CA3C98" w:rsidDel="003239A4">
          <w:rPr>
            <w:lang w:val="en-AU"/>
          </w:rPr>
          <w:delText>dataset</w:delText>
        </w:r>
      </w:del>
      <w:ins w:id="1372" w:author="Hannah Haynie" w:date="2025-07-02T21:46:00Z" w16du:dateUtc="2025-07-03T03:46:00Z">
        <w:r w:rsidR="003239A4">
          <w:rPr>
            <w:lang w:val="en-AU"/>
          </w:rPr>
          <w:t>model to the makeup of the admittedly small sample of languages</w:t>
        </w:r>
      </w:ins>
      <w:r w:rsidR="0003735E">
        <w:rPr>
          <w:lang w:val="en-AU"/>
        </w:rPr>
        <w:t>. T</w:t>
      </w:r>
      <w:r w:rsidR="00F64623">
        <w:rPr>
          <w:lang w:val="en-AU"/>
        </w:rPr>
        <w:t xml:space="preserve">he </w:t>
      </w:r>
      <w:r w:rsidR="007A50A4" w:rsidRPr="007A50A4">
        <w:rPr>
          <w:lang w:val="en-AU"/>
        </w:rPr>
        <w:t xml:space="preserve">positive effect with </w:t>
      </w:r>
      <w:del w:id="1373" w:author="Hannah Haynie" w:date="2025-07-02T10:49:00Z" w16du:dateUtc="2025-07-02T16:49:00Z">
        <w:r w:rsidR="007A50A4" w:rsidRPr="007A50A4" w:rsidDel="00CC7195">
          <w:rPr>
            <w:lang w:val="en-AU"/>
          </w:rPr>
          <w:delText>case-marking</w:delText>
        </w:r>
      </w:del>
      <w:ins w:id="1374" w:author="Hannah Haynie" w:date="2025-07-02T10:49:00Z" w16du:dateUtc="2025-07-02T16:49:00Z">
        <w:r w:rsidR="00CC7195">
          <w:rPr>
            <w:lang w:val="en-AU"/>
          </w:rPr>
          <w:t>case marking</w:t>
        </w:r>
      </w:ins>
      <w:r w:rsidR="007A50A4" w:rsidRPr="007A50A4">
        <w:rPr>
          <w:lang w:val="en-AU"/>
        </w:rPr>
        <w:t xml:space="preserve"> complexity </w:t>
      </w:r>
      <w:r w:rsidR="00AA0587">
        <w:rPr>
          <w:lang w:val="en-AU"/>
        </w:rPr>
        <w:t xml:space="preserve">for Valley </w:t>
      </w:r>
      <w:r w:rsidR="0054753A">
        <w:rPr>
          <w:lang w:val="en-AU"/>
        </w:rPr>
        <w:t>languages,</w:t>
      </w:r>
      <w:r w:rsidR="00AA0587">
        <w:rPr>
          <w:lang w:val="en-AU"/>
        </w:rPr>
        <w:t xml:space="preserve"> </w:t>
      </w:r>
      <w:r w:rsidR="007A50A4" w:rsidRPr="007A50A4">
        <w:rPr>
          <w:lang w:val="en-AU"/>
        </w:rPr>
        <w:t xml:space="preserve">however, is stable, </w:t>
      </w:r>
      <w:del w:id="1375" w:author="Hannah Haynie" w:date="2025-07-02T21:46:00Z" w16du:dateUtc="2025-07-03T03:46:00Z">
        <w:r w:rsidR="007A50A4" w:rsidRPr="007A50A4" w:rsidDel="003239A4">
          <w:rPr>
            <w:lang w:val="en-AU"/>
          </w:rPr>
          <w:delText>tho</w:delText>
        </w:r>
        <w:r w:rsidR="001F16B6" w:rsidDel="003239A4">
          <w:rPr>
            <w:lang w:val="en-AU"/>
          </w:rPr>
          <w:delText>ugh</w:delText>
        </w:r>
        <w:r w:rsidR="007A50A4" w:rsidRPr="007A50A4" w:rsidDel="003239A4">
          <w:rPr>
            <w:lang w:val="en-AU"/>
          </w:rPr>
          <w:delText xml:space="preserve"> </w:delText>
        </w:r>
      </w:del>
      <w:ins w:id="1376" w:author="Hannah Haynie" w:date="2025-07-02T21:46:00Z" w16du:dateUtc="2025-07-03T03:46:00Z">
        <w:r w:rsidR="003239A4">
          <w:rPr>
            <w:lang w:val="en-AU"/>
          </w:rPr>
          <w:t>albeit</w:t>
        </w:r>
        <w:r w:rsidR="003239A4" w:rsidRPr="007A50A4">
          <w:rPr>
            <w:lang w:val="en-AU"/>
          </w:rPr>
          <w:t xml:space="preserve"> </w:t>
        </w:r>
      </w:ins>
      <w:r w:rsidR="00684C12">
        <w:rPr>
          <w:lang w:val="en-AU"/>
        </w:rPr>
        <w:t xml:space="preserve">not </w:t>
      </w:r>
      <w:r w:rsidR="007A50A4" w:rsidRPr="007A50A4">
        <w:rPr>
          <w:lang w:val="en-AU"/>
        </w:rPr>
        <w:t>significan</w:t>
      </w:r>
      <w:r w:rsidR="00684C12">
        <w:rPr>
          <w:lang w:val="en-AU"/>
        </w:rPr>
        <w:t>t</w:t>
      </w:r>
      <w:r w:rsidR="007A50A4" w:rsidRPr="007A50A4">
        <w:rPr>
          <w:lang w:val="en-AU"/>
        </w:rPr>
        <w:t xml:space="preserve"> (β = 0.</w:t>
      </w:r>
      <w:r w:rsidR="00A83FD5">
        <w:rPr>
          <w:lang w:val="en-AU"/>
        </w:rPr>
        <w:t>71</w:t>
      </w:r>
      <w:r w:rsidR="007A50A4" w:rsidRPr="007A50A4">
        <w:rPr>
          <w:lang w:val="en-AU"/>
        </w:rPr>
        <w:t>, p = 0.092).</w:t>
      </w:r>
      <w:r w:rsidR="00CB7309">
        <w:rPr>
          <w:lang w:val="en-AU"/>
        </w:rPr>
        <w:t xml:space="preserve"> </w:t>
      </w:r>
      <w:commentRangeStart w:id="1377"/>
      <w:r w:rsidR="00CB7309" w:rsidRPr="008F7F84">
        <w:t>The</w:t>
      </w:r>
      <w:r w:rsidR="001F16B6">
        <w:t xml:space="preserve"> results of </w:t>
      </w:r>
      <w:r w:rsidR="003A600F">
        <w:t xml:space="preserve">each model </w:t>
      </w:r>
      <w:r w:rsidR="00120675">
        <w:t>are</w:t>
      </w:r>
      <w:r w:rsidR="001F16B6">
        <w:t xml:space="preserve"> given below</w:t>
      </w:r>
      <w:commentRangeEnd w:id="1377"/>
      <w:r w:rsidR="003239A4">
        <w:rPr>
          <w:rStyle w:val="CommentReference"/>
        </w:rPr>
        <w:commentReference w:id="1377"/>
      </w:r>
      <w:r w:rsidR="001F16B6">
        <w:t xml:space="preserve">. </w:t>
      </w:r>
    </w:p>
    <w:p w14:paraId="49A80D0A" w14:textId="03AA977E" w:rsidR="001F6883" w:rsidRDefault="001F6883">
      <w:pPr>
        <w:pStyle w:val="Caption"/>
        <w:keepNext/>
        <w:rPr>
          <w:ins w:id="1378" w:author="Patrick Das" w:date="2025-07-14T12:52:00Z" w16du:dateUtc="2025-07-14T07:22:00Z"/>
        </w:rPr>
        <w:pPrChange w:id="1379" w:author="Patrick Das" w:date="2025-07-14T12:52:00Z" w16du:dateUtc="2025-07-14T07:22:00Z">
          <w:pPr/>
        </w:pPrChange>
      </w:pPr>
      <w:ins w:id="1380" w:author="Patrick Das" w:date="2025-07-14T12:52:00Z" w16du:dateUtc="2025-07-14T07:22:00Z">
        <w:r>
          <w:t xml:space="preserve">Table </w:t>
        </w:r>
        <w:r>
          <w:fldChar w:fldCharType="begin"/>
        </w:r>
        <w:r>
          <w:instrText xml:space="preserve"> SEQ Table \* ARABIC </w:instrText>
        </w:r>
      </w:ins>
      <w:r>
        <w:fldChar w:fldCharType="separate"/>
      </w:r>
      <w:ins w:id="1381" w:author="Patrick Das" w:date="2025-07-14T12:52:00Z" w16du:dateUtc="2025-07-14T07:22:00Z">
        <w:r>
          <w:rPr>
            <w:noProof/>
          </w:rPr>
          <w:t>6</w:t>
        </w:r>
        <w:r>
          <w:fldChar w:fldCharType="end"/>
        </w:r>
        <w:r>
          <w:t>: Coefficient estimates, standard error, degrees of freedom (</w:t>
        </w:r>
        <w:proofErr w:type="spellStart"/>
        <w:r>
          <w:t>df</w:t>
        </w:r>
        <w:proofErr w:type="spellEnd"/>
        <w:r>
          <w:t>), t-values, p-values, and R-squared value for the mixed effects model predicting cell complexity from hill/valley classification</w:t>
        </w:r>
      </w:ins>
      <w:ins w:id="1382" w:author="Patrick Das" w:date="2025-07-14T13:36:00Z" w16du:dateUtc="2025-07-14T08:06:00Z">
        <w:r w:rsidR="00293877">
          <w:t xml:space="preserve"> with subfamily as a random effect (10 levels). N = 31.</w:t>
        </w:r>
      </w:ins>
    </w:p>
    <w:tbl>
      <w:tblPr>
        <w:tblStyle w:val="TableGrid"/>
        <w:tblW w:w="9351" w:type="dxa"/>
        <w:tblLook w:val="04A0" w:firstRow="1" w:lastRow="0" w:firstColumn="1" w:lastColumn="0" w:noHBand="0" w:noVBand="1"/>
        <w:tblPrChange w:id="1383" w:author="Patrick Das" w:date="2025-07-14T12:43:00Z" w16du:dateUtc="2025-07-14T07:13:00Z">
          <w:tblPr>
            <w:tblStyle w:val="TableGrid"/>
            <w:tblW w:w="10201" w:type="dxa"/>
            <w:tblLook w:val="04A0" w:firstRow="1" w:lastRow="0" w:firstColumn="1" w:lastColumn="0" w:noHBand="0" w:noVBand="1"/>
          </w:tblPr>
        </w:tblPrChange>
      </w:tblPr>
      <w:tblGrid>
        <w:gridCol w:w="1285"/>
        <w:gridCol w:w="1170"/>
        <w:gridCol w:w="912"/>
        <w:gridCol w:w="912"/>
        <w:gridCol w:w="809"/>
        <w:gridCol w:w="1016"/>
        <w:gridCol w:w="1688"/>
        <w:gridCol w:w="1559"/>
        <w:tblGridChange w:id="1384">
          <w:tblGrid>
            <w:gridCol w:w="1285"/>
            <w:gridCol w:w="1170"/>
            <w:gridCol w:w="912"/>
            <w:gridCol w:w="912"/>
            <w:gridCol w:w="809"/>
            <w:gridCol w:w="1016"/>
            <w:gridCol w:w="1423"/>
            <w:gridCol w:w="265"/>
            <w:gridCol w:w="1559"/>
            <w:gridCol w:w="850"/>
          </w:tblGrid>
        </w:tblGridChange>
      </w:tblGrid>
      <w:tr w:rsidR="00A92044" w14:paraId="0F2E7354" w14:textId="77777777" w:rsidTr="00A92044">
        <w:trPr>
          <w:ins w:id="1385" w:author="Patrick Das" w:date="2025-07-14T12:32:00Z"/>
        </w:trPr>
        <w:tc>
          <w:tcPr>
            <w:tcW w:w="1285" w:type="dxa"/>
            <w:tcPrChange w:id="1386" w:author="Patrick Das" w:date="2025-07-14T12:43:00Z" w16du:dateUtc="2025-07-14T07:13:00Z">
              <w:tcPr>
                <w:tcW w:w="1285" w:type="dxa"/>
              </w:tcPr>
            </w:tcPrChange>
          </w:tcPr>
          <w:p w14:paraId="69540A02" w14:textId="4757B5C1" w:rsidR="00A92044" w:rsidRDefault="00A92044">
            <w:pPr>
              <w:pStyle w:val="Paragraph"/>
              <w:rPr>
                <w:ins w:id="1387" w:author="Patrick Das" w:date="2025-07-14T12:32:00Z" w16du:dateUtc="2025-07-14T07:02:00Z"/>
              </w:rPr>
              <w:pPrChange w:id="1388" w:author="Patrick Das" w:date="2025-07-14T12:35:00Z" w16du:dateUtc="2025-07-14T07:05:00Z">
                <w:pPr/>
              </w:pPrChange>
            </w:pPr>
            <w:ins w:id="1389" w:author="Patrick Das" w:date="2025-07-14T12:32:00Z" w16du:dateUtc="2025-07-14T07:02:00Z">
              <w:r>
                <w:t>Parameter</w:t>
              </w:r>
            </w:ins>
          </w:p>
        </w:tc>
        <w:tc>
          <w:tcPr>
            <w:tcW w:w="1170" w:type="dxa"/>
            <w:tcPrChange w:id="1390" w:author="Patrick Das" w:date="2025-07-14T12:43:00Z" w16du:dateUtc="2025-07-14T07:13:00Z">
              <w:tcPr>
                <w:tcW w:w="1170" w:type="dxa"/>
              </w:tcPr>
            </w:tcPrChange>
          </w:tcPr>
          <w:p w14:paraId="5810E410" w14:textId="1DBE9603" w:rsidR="00A92044" w:rsidRDefault="00A92044">
            <w:pPr>
              <w:pStyle w:val="Paragraph"/>
              <w:rPr>
                <w:ins w:id="1391" w:author="Patrick Das" w:date="2025-07-14T12:32:00Z" w16du:dateUtc="2025-07-14T07:02:00Z"/>
              </w:rPr>
              <w:pPrChange w:id="1392" w:author="Patrick Das" w:date="2025-07-14T12:35:00Z" w16du:dateUtc="2025-07-14T07:05:00Z">
                <w:pPr/>
              </w:pPrChange>
            </w:pPr>
            <w:ins w:id="1393" w:author="Patrick Das" w:date="2025-07-14T12:32:00Z" w16du:dateUtc="2025-07-14T07:02:00Z">
              <w:r>
                <w:t>Estimate</w:t>
              </w:r>
            </w:ins>
          </w:p>
        </w:tc>
        <w:tc>
          <w:tcPr>
            <w:tcW w:w="912" w:type="dxa"/>
            <w:tcPrChange w:id="1394" w:author="Patrick Das" w:date="2025-07-14T12:43:00Z" w16du:dateUtc="2025-07-14T07:13:00Z">
              <w:tcPr>
                <w:tcW w:w="912" w:type="dxa"/>
              </w:tcPr>
            </w:tcPrChange>
          </w:tcPr>
          <w:p w14:paraId="1B0A24E3" w14:textId="6A484A24" w:rsidR="00A92044" w:rsidRDefault="00A92044">
            <w:pPr>
              <w:pStyle w:val="Paragraph"/>
              <w:rPr>
                <w:ins w:id="1395" w:author="Patrick Das" w:date="2025-07-14T12:32:00Z" w16du:dateUtc="2025-07-14T07:02:00Z"/>
              </w:rPr>
              <w:pPrChange w:id="1396" w:author="Patrick Das" w:date="2025-07-14T12:35:00Z" w16du:dateUtc="2025-07-14T07:05:00Z">
                <w:pPr/>
              </w:pPrChange>
            </w:pPr>
            <w:ins w:id="1397" w:author="Patrick Das" w:date="2025-07-14T12:33:00Z" w16du:dateUtc="2025-07-14T07:03:00Z">
              <w:r>
                <w:t>SE</w:t>
              </w:r>
            </w:ins>
          </w:p>
        </w:tc>
        <w:tc>
          <w:tcPr>
            <w:tcW w:w="912" w:type="dxa"/>
            <w:tcPrChange w:id="1398" w:author="Patrick Das" w:date="2025-07-14T12:43:00Z" w16du:dateUtc="2025-07-14T07:13:00Z">
              <w:tcPr>
                <w:tcW w:w="912" w:type="dxa"/>
              </w:tcPr>
            </w:tcPrChange>
          </w:tcPr>
          <w:p w14:paraId="6F35E198" w14:textId="4E185A03" w:rsidR="00A92044" w:rsidRDefault="00A92044">
            <w:pPr>
              <w:pStyle w:val="Paragraph"/>
              <w:rPr>
                <w:ins w:id="1399" w:author="Patrick Das" w:date="2025-07-14T12:32:00Z" w16du:dateUtc="2025-07-14T07:02:00Z"/>
              </w:rPr>
              <w:pPrChange w:id="1400" w:author="Patrick Das" w:date="2025-07-14T12:35:00Z" w16du:dateUtc="2025-07-14T07:05:00Z">
                <w:pPr/>
              </w:pPrChange>
            </w:pPr>
            <w:proofErr w:type="spellStart"/>
            <w:ins w:id="1401" w:author="Patrick Das" w:date="2025-07-14T12:33:00Z" w16du:dateUtc="2025-07-14T07:03:00Z">
              <w:r>
                <w:t>df</w:t>
              </w:r>
            </w:ins>
            <w:proofErr w:type="spellEnd"/>
          </w:p>
        </w:tc>
        <w:tc>
          <w:tcPr>
            <w:tcW w:w="809" w:type="dxa"/>
            <w:tcPrChange w:id="1402" w:author="Patrick Das" w:date="2025-07-14T12:43:00Z" w16du:dateUtc="2025-07-14T07:13:00Z">
              <w:tcPr>
                <w:tcW w:w="809" w:type="dxa"/>
              </w:tcPr>
            </w:tcPrChange>
          </w:tcPr>
          <w:p w14:paraId="011C68DA" w14:textId="346AC098" w:rsidR="00A92044" w:rsidRDefault="00A92044">
            <w:pPr>
              <w:pStyle w:val="Paragraph"/>
              <w:rPr>
                <w:ins w:id="1403" w:author="Patrick Das" w:date="2025-07-14T12:32:00Z" w16du:dateUtc="2025-07-14T07:02:00Z"/>
              </w:rPr>
              <w:pPrChange w:id="1404" w:author="Patrick Das" w:date="2025-07-14T12:35:00Z" w16du:dateUtc="2025-07-14T07:05:00Z">
                <w:pPr/>
              </w:pPrChange>
            </w:pPr>
            <w:ins w:id="1405" w:author="Patrick Das" w:date="2025-07-14T12:33:00Z" w16du:dateUtc="2025-07-14T07:03:00Z">
              <w:r>
                <w:t>t</w:t>
              </w:r>
            </w:ins>
          </w:p>
        </w:tc>
        <w:tc>
          <w:tcPr>
            <w:tcW w:w="1016" w:type="dxa"/>
            <w:tcPrChange w:id="1406" w:author="Patrick Das" w:date="2025-07-14T12:43:00Z" w16du:dateUtc="2025-07-14T07:13:00Z">
              <w:tcPr>
                <w:tcW w:w="1016" w:type="dxa"/>
              </w:tcPr>
            </w:tcPrChange>
          </w:tcPr>
          <w:p w14:paraId="39EF2493" w14:textId="7841E3D8" w:rsidR="00A92044" w:rsidRDefault="00A92044">
            <w:pPr>
              <w:pStyle w:val="Paragraph"/>
              <w:rPr>
                <w:ins w:id="1407" w:author="Patrick Das" w:date="2025-07-14T12:32:00Z" w16du:dateUtc="2025-07-14T07:02:00Z"/>
              </w:rPr>
              <w:pPrChange w:id="1408" w:author="Patrick Das" w:date="2025-07-14T12:35:00Z" w16du:dateUtc="2025-07-14T07:05:00Z">
                <w:pPr/>
              </w:pPrChange>
            </w:pPr>
            <w:ins w:id="1409" w:author="Patrick Das" w:date="2025-07-14T12:33:00Z" w16du:dateUtc="2025-07-14T07:03:00Z">
              <w:r>
                <w:t>p</w:t>
              </w:r>
            </w:ins>
          </w:p>
        </w:tc>
        <w:tc>
          <w:tcPr>
            <w:tcW w:w="1688" w:type="dxa"/>
            <w:tcPrChange w:id="1410" w:author="Patrick Das" w:date="2025-07-14T12:43:00Z" w16du:dateUtc="2025-07-14T07:13:00Z">
              <w:tcPr>
                <w:tcW w:w="1423" w:type="dxa"/>
              </w:tcPr>
            </w:tcPrChange>
          </w:tcPr>
          <w:p w14:paraId="7A9829CE" w14:textId="3BE94826" w:rsidR="00A92044" w:rsidRPr="008802A4" w:rsidRDefault="00A92044" w:rsidP="008802A4">
            <w:pPr>
              <w:pStyle w:val="Paragraph"/>
              <w:rPr>
                <w:ins w:id="1411" w:author="Patrick Das" w:date="2025-07-14T12:38:00Z" w16du:dateUtc="2025-07-14T07:08:00Z"/>
                <w:vertAlign w:val="superscript"/>
                <w:rPrChange w:id="1412" w:author="Patrick Das" w:date="2025-07-14T12:38:00Z" w16du:dateUtc="2025-07-14T07:08:00Z">
                  <w:rPr>
                    <w:ins w:id="1413" w:author="Patrick Das" w:date="2025-07-14T12:38:00Z" w16du:dateUtc="2025-07-14T07:08:00Z"/>
                  </w:rPr>
                </w:rPrChange>
              </w:rPr>
            </w:pPr>
            <w:ins w:id="1414" w:author="Patrick Das" w:date="2025-07-14T12:39:00Z" w16du:dateUtc="2025-07-14T07:09:00Z">
              <w:r w:rsidRPr="00C359E2">
                <w:t>Conditional R</w:t>
              </w:r>
              <w:r w:rsidRPr="00C359E2">
                <w:rPr>
                  <w:vertAlign w:val="superscript"/>
                </w:rPr>
                <w:t>2</w:t>
              </w:r>
            </w:ins>
          </w:p>
        </w:tc>
        <w:tc>
          <w:tcPr>
            <w:tcW w:w="1559" w:type="dxa"/>
            <w:tcPrChange w:id="1415" w:author="Patrick Das" w:date="2025-07-14T12:43:00Z" w16du:dateUtc="2025-07-14T07:13:00Z">
              <w:tcPr>
                <w:tcW w:w="2674" w:type="dxa"/>
                <w:gridSpan w:val="3"/>
              </w:tcPr>
            </w:tcPrChange>
          </w:tcPr>
          <w:p w14:paraId="4526D148" w14:textId="1073655A" w:rsidR="00A92044" w:rsidRPr="00C359E2" w:rsidRDefault="00A92044" w:rsidP="008802A4">
            <w:pPr>
              <w:pStyle w:val="Paragraph"/>
              <w:rPr>
                <w:ins w:id="1416" w:author="Patrick Das" w:date="2025-07-14T12:42:00Z" w16du:dateUtc="2025-07-14T07:12:00Z"/>
              </w:rPr>
            </w:pPr>
            <w:ins w:id="1417" w:author="Patrick Das" w:date="2025-07-14T12:42:00Z" w16du:dateUtc="2025-07-14T07:12:00Z">
              <w:r w:rsidRPr="00C359E2">
                <w:t>Marginal R</w:t>
              </w:r>
              <w:r w:rsidRPr="00C359E2">
                <w:rPr>
                  <w:vertAlign w:val="superscript"/>
                </w:rPr>
                <w:t>2</w:t>
              </w:r>
            </w:ins>
          </w:p>
        </w:tc>
      </w:tr>
      <w:tr w:rsidR="001F6883" w14:paraId="2C5205E2" w14:textId="77777777" w:rsidTr="00724B91">
        <w:trPr>
          <w:ins w:id="1418" w:author="Patrick Das" w:date="2025-07-14T12:32:00Z"/>
        </w:trPr>
        <w:tc>
          <w:tcPr>
            <w:tcW w:w="1285" w:type="dxa"/>
          </w:tcPr>
          <w:p w14:paraId="6332637E" w14:textId="1860FAF5" w:rsidR="001F6883" w:rsidRDefault="001F6883">
            <w:pPr>
              <w:pStyle w:val="Paragraph"/>
              <w:rPr>
                <w:ins w:id="1419" w:author="Patrick Das" w:date="2025-07-14T12:32:00Z" w16du:dateUtc="2025-07-14T07:02:00Z"/>
              </w:rPr>
              <w:pPrChange w:id="1420" w:author="Patrick Das" w:date="2025-07-14T12:35:00Z" w16du:dateUtc="2025-07-14T07:05:00Z">
                <w:pPr/>
              </w:pPrChange>
            </w:pPr>
            <w:ins w:id="1421" w:author="Patrick Das" w:date="2025-07-14T12:33:00Z" w16du:dateUtc="2025-07-14T07:03:00Z">
              <w:r>
                <w:t>Intercept (Hill)</w:t>
              </w:r>
            </w:ins>
          </w:p>
        </w:tc>
        <w:tc>
          <w:tcPr>
            <w:tcW w:w="1170" w:type="dxa"/>
            <w:vAlign w:val="center"/>
          </w:tcPr>
          <w:p w14:paraId="1F1FD010" w14:textId="27B3C5C1" w:rsidR="001F6883" w:rsidRDefault="001F6883">
            <w:pPr>
              <w:pStyle w:val="Paragraph"/>
              <w:rPr>
                <w:ins w:id="1422" w:author="Patrick Das" w:date="2025-07-14T12:32:00Z" w16du:dateUtc="2025-07-14T07:02:00Z"/>
              </w:rPr>
              <w:pPrChange w:id="1423" w:author="Patrick Das" w:date="2025-07-14T12:35:00Z" w16du:dateUtc="2025-07-14T07:05:00Z">
                <w:pPr/>
              </w:pPrChange>
            </w:pPr>
            <w:ins w:id="1424" w:author="Patrick Das" w:date="2025-07-14T12:35:00Z" w16du:dateUtc="2025-07-14T07:05:00Z">
              <w:r w:rsidRPr="00E15468">
                <w:rPr>
                  <w:rFonts w:ascii="Times New Roman" w:eastAsia="Times New Roman" w:hAnsi="Times New Roman"/>
                  <w14:ligatures w14:val="none"/>
                </w:rPr>
                <w:t>0.070</w:t>
              </w:r>
            </w:ins>
          </w:p>
        </w:tc>
        <w:tc>
          <w:tcPr>
            <w:tcW w:w="912" w:type="dxa"/>
            <w:vAlign w:val="center"/>
          </w:tcPr>
          <w:p w14:paraId="227DAFE2" w14:textId="36B63BFB" w:rsidR="001F6883" w:rsidRDefault="001F6883">
            <w:pPr>
              <w:pStyle w:val="Paragraph"/>
              <w:rPr>
                <w:ins w:id="1425" w:author="Patrick Das" w:date="2025-07-14T12:32:00Z" w16du:dateUtc="2025-07-14T07:02:00Z"/>
              </w:rPr>
              <w:pPrChange w:id="1426" w:author="Patrick Das" w:date="2025-07-14T12:35:00Z" w16du:dateUtc="2025-07-14T07:05:00Z">
                <w:pPr/>
              </w:pPrChange>
            </w:pPr>
            <w:ins w:id="1427" w:author="Patrick Das" w:date="2025-07-14T12:35:00Z" w16du:dateUtc="2025-07-14T07:05:00Z">
              <w:r w:rsidRPr="00E15468">
                <w:rPr>
                  <w:rFonts w:ascii="Times New Roman" w:eastAsia="Times New Roman" w:hAnsi="Times New Roman"/>
                  <w14:ligatures w14:val="none"/>
                </w:rPr>
                <w:t>0.205</w:t>
              </w:r>
            </w:ins>
          </w:p>
        </w:tc>
        <w:tc>
          <w:tcPr>
            <w:tcW w:w="912" w:type="dxa"/>
            <w:vAlign w:val="center"/>
          </w:tcPr>
          <w:p w14:paraId="4AD1422C" w14:textId="0827CEE0" w:rsidR="001F6883" w:rsidRDefault="001F6883">
            <w:pPr>
              <w:pStyle w:val="Paragraph"/>
              <w:rPr>
                <w:ins w:id="1428" w:author="Patrick Das" w:date="2025-07-14T12:32:00Z" w16du:dateUtc="2025-07-14T07:02:00Z"/>
              </w:rPr>
              <w:pPrChange w:id="1429" w:author="Patrick Das" w:date="2025-07-14T12:35:00Z" w16du:dateUtc="2025-07-14T07:05:00Z">
                <w:pPr/>
              </w:pPrChange>
            </w:pPr>
            <w:ins w:id="1430" w:author="Patrick Das" w:date="2025-07-14T12:35:00Z" w16du:dateUtc="2025-07-14T07:05:00Z">
              <w:r w:rsidRPr="00E15468">
                <w:rPr>
                  <w:rFonts w:ascii="Times New Roman" w:eastAsia="Times New Roman" w:hAnsi="Times New Roman"/>
                  <w14:ligatures w14:val="none"/>
                </w:rPr>
                <w:t>12.48</w:t>
              </w:r>
            </w:ins>
          </w:p>
        </w:tc>
        <w:tc>
          <w:tcPr>
            <w:tcW w:w="809" w:type="dxa"/>
            <w:vAlign w:val="center"/>
          </w:tcPr>
          <w:p w14:paraId="58E4805A" w14:textId="7A380DCF" w:rsidR="001F6883" w:rsidRDefault="001F6883">
            <w:pPr>
              <w:pStyle w:val="Paragraph"/>
              <w:rPr>
                <w:ins w:id="1431" w:author="Patrick Das" w:date="2025-07-14T12:32:00Z" w16du:dateUtc="2025-07-14T07:02:00Z"/>
              </w:rPr>
              <w:pPrChange w:id="1432" w:author="Patrick Das" w:date="2025-07-14T12:35:00Z" w16du:dateUtc="2025-07-14T07:05:00Z">
                <w:pPr/>
              </w:pPrChange>
            </w:pPr>
            <w:ins w:id="1433" w:author="Patrick Das" w:date="2025-07-14T12:35:00Z" w16du:dateUtc="2025-07-14T07:05:00Z">
              <w:r w:rsidRPr="00E15468">
                <w:rPr>
                  <w:rFonts w:ascii="Times New Roman" w:eastAsia="Times New Roman" w:hAnsi="Times New Roman"/>
                  <w14:ligatures w14:val="none"/>
                </w:rPr>
                <w:t>0.34</w:t>
              </w:r>
            </w:ins>
          </w:p>
        </w:tc>
        <w:tc>
          <w:tcPr>
            <w:tcW w:w="1016" w:type="dxa"/>
            <w:vAlign w:val="center"/>
          </w:tcPr>
          <w:p w14:paraId="511CEBE3" w14:textId="5376C55E" w:rsidR="001F6883" w:rsidRDefault="001F6883">
            <w:pPr>
              <w:pStyle w:val="Paragraph"/>
              <w:rPr>
                <w:ins w:id="1434" w:author="Patrick Das" w:date="2025-07-14T12:32:00Z" w16du:dateUtc="2025-07-14T07:02:00Z"/>
              </w:rPr>
              <w:pPrChange w:id="1435" w:author="Patrick Das" w:date="2025-07-14T12:35:00Z" w16du:dateUtc="2025-07-14T07:05:00Z">
                <w:pPr/>
              </w:pPrChange>
            </w:pPr>
            <w:ins w:id="1436" w:author="Patrick Das" w:date="2025-07-14T12:35:00Z" w16du:dateUtc="2025-07-14T07:05:00Z">
              <w:r w:rsidRPr="00E15468">
                <w:rPr>
                  <w:rFonts w:ascii="Times New Roman" w:eastAsia="Times New Roman" w:hAnsi="Times New Roman"/>
                  <w14:ligatures w14:val="none"/>
                </w:rPr>
                <w:t>0.738</w:t>
              </w:r>
            </w:ins>
          </w:p>
        </w:tc>
        <w:tc>
          <w:tcPr>
            <w:tcW w:w="1688" w:type="dxa"/>
            <w:vMerge w:val="restart"/>
          </w:tcPr>
          <w:p w14:paraId="67D29427" w14:textId="56A8D2B7" w:rsidR="001F6883" w:rsidRPr="00E15468" w:rsidRDefault="001F6883" w:rsidP="001F6883">
            <w:pPr>
              <w:pStyle w:val="Paragraph"/>
              <w:rPr>
                <w:ins w:id="1437" w:author="Patrick Das" w:date="2025-07-14T12:38:00Z" w16du:dateUtc="2025-07-14T07:08:00Z"/>
                <w:rFonts w:ascii="Times New Roman" w:eastAsia="Times New Roman" w:hAnsi="Times New Roman"/>
                <w14:ligatures w14:val="none"/>
              </w:rPr>
            </w:pPr>
            <w:ins w:id="1438" w:author="Patrick Das" w:date="2025-07-14T12:50:00Z" w16du:dateUtc="2025-07-14T07:20:00Z">
              <w:r w:rsidRPr="00C359E2">
                <w:rPr>
                  <w:rStyle w:val="VerbatimChar"/>
                  <w:rFonts w:asciiTheme="minorHAnsi" w:hAnsiTheme="minorHAnsi"/>
                </w:rPr>
                <w:t>0.256</w:t>
              </w:r>
            </w:ins>
          </w:p>
        </w:tc>
        <w:tc>
          <w:tcPr>
            <w:tcW w:w="1559" w:type="dxa"/>
            <w:vMerge w:val="restart"/>
          </w:tcPr>
          <w:p w14:paraId="20AC88CE" w14:textId="04ADACDA" w:rsidR="001F6883" w:rsidRPr="00C359E2" w:rsidRDefault="001F6883" w:rsidP="001F6883">
            <w:pPr>
              <w:pStyle w:val="Paragraph"/>
              <w:rPr>
                <w:ins w:id="1439" w:author="Patrick Das" w:date="2025-07-14T12:42:00Z" w16du:dateUtc="2025-07-14T07:12:00Z"/>
                <w:rStyle w:val="VerbatimChar"/>
                <w:rFonts w:asciiTheme="minorHAnsi" w:hAnsiTheme="minorHAnsi"/>
              </w:rPr>
            </w:pPr>
            <w:ins w:id="1440" w:author="Patrick Das" w:date="2025-07-14T12:50:00Z" w16du:dateUtc="2025-07-14T07:20:00Z">
              <w:r w:rsidRPr="00C359E2">
                <w:rPr>
                  <w:rStyle w:val="VerbatimChar"/>
                  <w:rFonts w:asciiTheme="minorHAnsi" w:hAnsiTheme="minorHAnsi"/>
                </w:rPr>
                <w:t>0.126</w:t>
              </w:r>
            </w:ins>
          </w:p>
        </w:tc>
      </w:tr>
      <w:tr w:rsidR="001F6883" w14:paraId="4DAFFF25" w14:textId="77777777" w:rsidTr="00724B91">
        <w:trPr>
          <w:ins w:id="1441" w:author="Patrick Das" w:date="2025-07-14T12:32:00Z"/>
        </w:trPr>
        <w:tc>
          <w:tcPr>
            <w:tcW w:w="1285" w:type="dxa"/>
          </w:tcPr>
          <w:p w14:paraId="5E38BE10" w14:textId="03664EEF" w:rsidR="001F6883" w:rsidRDefault="001F6883">
            <w:pPr>
              <w:pStyle w:val="Paragraph"/>
              <w:rPr>
                <w:ins w:id="1442" w:author="Patrick Das" w:date="2025-07-14T12:32:00Z" w16du:dateUtc="2025-07-14T07:02:00Z"/>
              </w:rPr>
              <w:pPrChange w:id="1443" w:author="Patrick Das" w:date="2025-07-14T12:35:00Z" w16du:dateUtc="2025-07-14T07:05:00Z">
                <w:pPr/>
              </w:pPrChange>
            </w:pPr>
            <w:ins w:id="1444" w:author="Patrick Das" w:date="2025-07-14T12:33:00Z" w16du:dateUtc="2025-07-14T07:03:00Z">
              <w:r>
                <w:t>Split</w:t>
              </w:r>
            </w:ins>
          </w:p>
        </w:tc>
        <w:tc>
          <w:tcPr>
            <w:tcW w:w="1170" w:type="dxa"/>
            <w:vAlign w:val="center"/>
          </w:tcPr>
          <w:p w14:paraId="41E057B6" w14:textId="1229003F" w:rsidR="001F6883" w:rsidRDefault="001F6883">
            <w:pPr>
              <w:pStyle w:val="Paragraph"/>
              <w:rPr>
                <w:ins w:id="1445" w:author="Patrick Das" w:date="2025-07-14T12:32:00Z" w16du:dateUtc="2025-07-14T07:02:00Z"/>
              </w:rPr>
              <w:pPrChange w:id="1446" w:author="Patrick Das" w:date="2025-07-14T12:35:00Z" w16du:dateUtc="2025-07-14T07:05:00Z">
                <w:pPr/>
              </w:pPrChange>
            </w:pPr>
            <w:ins w:id="1447" w:author="Patrick Das" w:date="2025-07-14T12:35:00Z" w16du:dateUtc="2025-07-14T07:05:00Z">
              <w:r w:rsidRPr="00E15468">
                <w:rPr>
                  <w:rFonts w:ascii="Times New Roman" w:eastAsia="Times New Roman" w:hAnsi="Times New Roman"/>
                  <w14:ligatures w14:val="none"/>
                </w:rPr>
                <w:t>–0.541</w:t>
              </w:r>
            </w:ins>
          </w:p>
        </w:tc>
        <w:tc>
          <w:tcPr>
            <w:tcW w:w="912" w:type="dxa"/>
            <w:vAlign w:val="center"/>
          </w:tcPr>
          <w:p w14:paraId="5691AA2C" w14:textId="49FB2CC1" w:rsidR="001F6883" w:rsidRDefault="001F6883">
            <w:pPr>
              <w:pStyle w:val="Paragraph"/>
              <w:rPr>
                <w:ins w:id="1448" w:author="Patrick Das" w:date="2025-07-14T12:32:00Z" w16du:dateUtc="2025-07-14T07:02:00Z"/>
              </w:rPr>
              <w:pPrChange w:id="1449" w:author="Patrick Das" w:date="2025-07-14T12:35:00Z" w16du:dateUtc="2025-07-14T07:05:00Z">
                <w:pPr/>
              </w:pPrChange>
            </w:pPr>
            <w:ins w:id="1450" w:author="Patrick Das" w:date="2025-07-14T12:35:00Z" w16du:dateUtc="2025-07-14T07:05:00Z">
              <w:r w:rsidRPr="00E15468">
                <w:rPr>
                  <w:rFonts w:ascii="Times New Roman" w:eastAsia="Times New Roman" w:hAnsi="Times New Roman"/>
                  <w14:ligatures w14:val="none"/>
                </w:rPr>
                <w:t>0.330</w:t>
              </w:r>
            </w:ins>
          </w:p>
        </w:tc>
        <w:tc>
          <w:tcPr>
            <w:tcW w:w="912" w:type="dxa"/>
            <w:vAlign w:val="center"/>
          </w:tcPr>
          <w:p w14:paraId="2D3A37A5" w14:textId="43F0C6F9" w:rsidR="001F6883" w:rsidRDefault="001F6883">
            <w:pPr>
              <w:pStyle w:val="Paragraph"/>
              <w:rPr>
                <w:ins w:id="1451" w:author="Patrick Das" w:date="2025-07-14T12:32:00Z" w16du:dateUtc="2025-07-14T07:02:00Z"/>
              </w:rPr>
              <w:pPrChange w:id="1452" w:author="Patrick Das" w:date="2025-07-14T12:35:00Z" w16du:dateUtc="2025-07-14T07:05:00Z">
                <w:pPr/>
              </w:pPrChange>
            </w:pPr>
            <w:ins w:id="1453" w:author="Patrick Das" w:date="2025-07-14T12:35:00Z" w16du:dateUtc="2025-07-14T07:05:00Z">
              <w:r w:rsidRPr="00E15468">
                <w:rPr>
                  <w:rFonts w:ascii="Times New Roman" w:eastAsia="Times New Roman" w:hAnsi="Times New Roman"/>
                  <w14:ligatures w14:val="none"/>
                </w:rPr>
                <w:t>24.58</w:t>
              </w:r>
            </w:ins>
          </w:p>
        </w:tc>
        <w:tc>
          <w:tcPr>
            <w:tcW w:w="809" w:type="dxa"/>
            <w:vAlign w:val="center"/>
          </w:tcPr>
          <w:p w14:paraId="2D7590BB" w14:textId="070E16A7" w:rsidR="001F6883" w:rsidRDefault="001F6883">
            <w:pPr>
              <w:pStyle w:val="Paragraph"/>
              <w:rPr>
                <w:ins w:id="1454" w:author="Patrick Das" w:date="2025-07-14T12:32:00Z" w16du:dateUtc="2025-07-14T07:02:00Z"/>
              </w:rPr>
              <w:pPrChange w:id="1455" w:author="Patrick Das" w:date="2025-07-14T12:35:00Z" w16du:dateUtc="2025-07-14T07:05:00Z">
                <w:pPr/>
              </w:pPrChange>
            </w:pPr>
            <w:ins w:id="1456" w:author="Patrick Das" w:date="2025-07-14T12:35:00Z" w16du:dateUtc="2025-07-14T07:05:00Z">
              <w:r w:rsidRPr="00E15468">
                <w:rPr>
                  <w:rFonts w:ascii="Times New Roman" w:eastAsia="Times New Roman" w:hAnsi="Times New Roman"/>
                  <w14:ligatures w14:val="none"/>
                </w:rPr>
                <w:t>–1.64</w:t>
              </w:r>
            </w:ins>
          </w:p>
        </w:tc>
        <w:tc>
          <w:tcPr>
            <w:tcW w:w="1016" w:type="dxa"/>
            <w:vAlign w:val="center"/>
          </w:tcPr>
          <w:p w14:paraId="123E1CF8" w14:textId="4287B020" w:rsidR="001F6883" w:rsidRDefault="001F6883">
            <w:pPr>
              <w:pStyle w:val="Paragraph"/>
              <w:rPr>
                <w:ins w:id="1457" w:author="Patrick Das" w:date="2025-07-14T12:32:00Z" w16du:dateUtc="2025-07-14T07:02:00Z"/>
              </w:rPr>
              <w:pPrChange w:id="1458" w:author="Patrick Das" w:date="2025-07-14T12:35:00Z" w16du:dateUtc="2025-07-14T07:05:00Z">
                <w:pPr/>
              </w:pPrChange>
            </w:pPr>
            <w:ins w:id="1459" w:author="Patrick Das" w:date="2025-07-14T12:35:00Z" w16du:dateUtc="2025-07-14T07:05:00Z">
              <w:r w:rsidRPr="00E15468">
                <w:rPr>
                  <w:rFonts w:ascii="Times New Roman" w:eastAsia="Times New Roman" w:hAnsi="Times New Roman"/>
                  <w14:ligatures w14:val="none"/>
                </w:rPr>
                <w:t>0.114</w:t>
              </w:r>
            </w:ins>
          </w:p>
        </w:tc>
        <w:tc>
          <w:tcPr>
            <w:tcW w:w="1688" w:type="dxa"/>
            <w:vMerge/>
          </w:tcPr>
          <w:p w14:paraId="75A70DF3" w14:textId="77777777" w:rsidR="001F6883" w:rsidRPr="00E15468" w:rsidRDefault="001F6883" w:rsidP="001F6883">
            <w:pPr>
              <w:pStyle w:val="Paragraph"/>
              <w:rPr>
                <w:ins w:id="1460" w:author="Patrick Das" w:date="2025-07-14T12:38:00Z" w16du:dateUtc="2025-07-14T07:08:00Z"/>
                <w:rFonts w:ascii="Times New Roman" w:eastAsia="Times New Roman" w:hAnsi="Times New Roman"/>
                <w14:ligatures w14:val="none"/>
              </w:rPr>
            </w:pPr>
          </w:p>
        </w:tc>
        <w:tc>
          <w:tcPr>
            <w:tcW w:w="1559" w:type="dxa"/>
            <w:vMerge/>
          </w:tcPr>
          <w:p w14:paraId="7CC0495F" w14:textId="77777777" w:rsidR="001F6883" w:rsidRPr="00E15468" w:rsidRDefault="001F6883" w:rsidP="001F6883">
            <w:pPr>
              <w:pStyle w:val="Paragraph"/>
              <w:rPr>
                <w:ins w:id="1461" w:author="Patrick Das" w:date="2025-07-14T12:42:00Z" w16du:dateUtc="2025-07-14T07:12:00Z"/>
                <w:rFonts w:ascii="Times New Roman" w:eastAsia="Times New Roman" w:hAnsi="Times New Roman"/>
                <w14:ligatures w14:val="none"/>
              </w:rPr>
            </w:pPr>
          </w:p>
        </w:tc>
      </w:tr>
      <w:tr w:rsidR="001F6883" w14:paraId="2ABF6F02" w14:textId="77777777" w:rsidTr="00724B91">
        <w:trPr>
          <w:ins w:id="1462" w:author="Patrick Das" w:date="2025-07-14T12:32:00Z"/>
        </w:trPr>
        <w:tc>
          <w:tcPr>
            <w:tcW w:w="1285" w:type="dxa"/>
          </w:tcPr>
          <w:p w14:paraId="331637B9" w14:textId="3AE56AEF" w:rsidR="001F6883" w:rsidRDefault="001F6883">
            <w:pPr>
              <w:pStyle w:val="Paragraph"/>
              <w:rPr>
                <w:ins w:id="1463" w:author="Patrick Das" w:date="2025-07-14T12:32:00Z" w16du:dateUtc="2025-07-14T07:02:00Z"/>
              </w:rPr>
              <w:pPrChange w:id="1464" w:author="Patrick Das" w:date="2025-07-14T12:35:00Z" w16du:dateUtc="2025-07-14T07:05:00Z">
                <w:pPr/>
              </w:pPrChange>
            </w:pPr>
            <w:ins w:id="1465" w:author="Patrick Das" w:date="2025-07-14T12:33:00Z" w16du:dateUtc="2025-07-14T07:03:00Z">
              <w:r>
                <w:t>Valley</w:t>
              </w:r>
            </w:ins>
          </w:p>
        </w:tc>
        <w:tc>
          <w:tcPr>
            <w:tcW w:w="1170" w:type="dxa"/>
            <w:vAlign w:val="center"/>
          </w:tcPr>
          <w:p w14:paraId="76648F8B" w14:textId="15AF9734" w:rsidR="001F6883" w:rsidRDefault="001F6883">
            <w:pPr>
              <w:pStyle w:val="Paragraph"/>
              <w:rPr>
                <w:ins w:id="1466" w:author="Patrick Das" w:date="2025-07-14T12:32:00Z" w16du:dateUtc="2025-07-14T07:02:00Z"/>
              </w:rPr>
              <w:pPrChange w:id="1467" w:author="Patrick Das" w:date="2025-07-14T12:35:00Z" w16du:dateUtc="2025-07-14T07:05:00Z">
                <w:pPr/>
              </w:pPrChange>
            </w:pPr>
            <w:ins w:id="1468" w:author="Patrick Das" w:date="2025-07-14T12:35:00Z" w16du:dateUtc="2025-07-14T07:05:00Z">
              <w:r w:rsidRPr="00E15468">
                <w:rPr>
                  <w:rFonts w:ascii="Times New Roman" w:eastAsia="Times New Roman" w:hAnsi="Times New Roman"/>
                  <w14:ligatures w14:val="none"/>
                </w:rPr>
                <w:t>–0.695</w:t>
              </w:r>
            </w:ins>
          </w:p>
        </w:tc>
        <w:tc>
          <w:tcPr>
            <w:tcW w:w="912" w:type="dxa"/>
            <w:vAlign w:val="center"/>
          </w:tcPr>
          <w:p w14:paraId="0AE3B173" w14:textId="0C485805" w:rsidR="001F6883" w:rsidRDefault="001F6883">
            <w:pPr>
              <w:pStyle w:val="Paragraph"/>
              <w:rPr>
                <w:ins w:id="1469" w:author="Patrick Das" w:date="2025-07-14T12:32:00Z" w16du:dateUtc="2025-07-14T07:02:00Z"/>
              </w:rPr>
              <w:pPrChange w:id="1470" w:author="Patrick Das" w:date="2025-07-14T12:35:00Z" w16du:dateUtc="2025-07-14T07:05:00Z">
                <w:pPr/>
              </w:pPrChange>
            </w:pPr>
            <w:ins w:id="1471" w:author="Patrick Das" w:date="2025-07-14T12:35:00Z" w16du:dateUtc="2025-07-14T07:05:00Z">
              <w:r w:rsidRPr="00E15468">
                <w:rPr>
                  <w:rFonts w:ascii="Times New Roman" w:eastAsia="Times New Roman" w:hAnsi="Times New Roman"/>
                  <w14:ligatures w14:val="none"/>
                </w:rPr>
                <w:t>0.380</w:t>
              </w:r>
            </w:ins>
          </w:p>
        </w:tc>
        <w:tc>
          <w:tcPr>
            <w:tcW w:w="912" w:type="dxa"/>
            <w:vAlign w:val="center"/>
          </w:tcPr>
          <w:p w14:paraId="5C1B3642" w14:textId="4E657F26" w:rsidR="001F6883" w:rsidRDefault="001F6883">
            <w:pPr>
              <w:pStyle w:val="Paragraph"/>
              <w:rPr>
                <w:ins w:id="1472" w:author="Patrick Das" w:date="2025-07-14T12:32:00Z" w16du:dateUtc="2025-07-14T07:02:00Z"/>
              </w:rPr>
              <w:pPrChange w:id="1473" w:author="Patrick Das" w:date="2025-07-14T12:35:00Z" w16du:dateUtc="2025-07-14T07:05:00Z">
                <w:pPr/>
              </w:pPrChange>
            </w:pPr>
            <w:ins w:id="1474" w:author="Patrick Das" w:date="2025-07-14T12:35:00Z" w16du:dateUtc="2025-07-14T07:05:00Z">
              <w:r w:rsidRPr="00E15468">
                <w:rPr>
                  <w:rFonts w:ascii="Times New Roman" w:eastAsia="Times New Roman" w:hAnsi="Times New Roman"/>
                  <w14:ligatures w14:val="none"/>
                </w:rPr>
                <w:t>26.23</w:t>
              </w:r>
            </w:ins>
          </w:p>
        </w:tc>
        <w:tc>
          <w:tcPr>
            <w:tcW w:w="809" w:type="dxa"/>
            <w:vAlign w:val="center"/>
          </w:tcPr>
          <w:p w14:paraId="1AFD65A2" w14:textId="26CBABA6" w:rsidR="001F6883" w:rsidRDefault="001F6883">
            <w:pPr>
              <w:pStyle w:val="Paragraph"/>
              <w:rPr>
                <w:ins w:id="1475" w:author="Patrick Das" w:date="2025-07-14T12:32:00Z" w16du:dateUtc="2025-07-14T07:02:00Z"/>
              </w:rPr>
              <w:pPrChange w:id="1476" w:author="Patrick Das" w:date="2025-07-14T12:35:00Z" w16du:dateUtc="2025-07-14T07:05:00Z">
                <w:pPr/>
              </w:pPrChange>
            </w:pPr>
            <w:ins w:id="1477" w:author="Patrick Das" w:date="2025-07-14T12:35:00Z" w16du:dateUtc="2025-07-14T07:05:00Z">
              <w:r w:rsidRPr="00E15468">
                <w:rPr>
                  <w:rFonts w:ascii="Times New Roman" w:eastAsia="Times New Roman" w:hAnsi="Times New Roman"/>
                  <w14:ligatures w14:val="none"/>
                </w:rPr>
                <w:t>–1.83</w:t>
              </w:r>
            </w:ins>
          </w:p>
        </w:tc>
        <w:tc>
          <w:tcPr>
            <w:tcW w:w="1016" w:type="dxa"/>
            <w:vAlign w:val="center"/>
          </w:tcPr>
          <w:p w14:paraId="0630C1A9" w14:textId="6E84C6C9" w:rsidR="001F6883" w:rsidRDefault="001F6883">
            <w:pPr>
              <w:pStyle w:val="Paragraph"/>
              <w:rPr>
                <w:ins w:id="1478" w:author="Patrick Das" w:date="2025-07-14T12:32:00Z" w16du:dateUtc="2025-07-14T07:02:00Z"/>
              </w:rPr>
              <w:pPrChange w:id="1479" w:author="Patrick Das" w:date="2025-07-14T12:35:00Z" w16du:dateUtc="2025-07-14T07:05:00Z">
                <w:pPr/>
              </w:pPrChange>
            </w:pPr>
            <w:ins w:id="1480" w:author="Patrick Das" w:date="2025-07-14T12:35:00Z" w16du:dateUtc="2025-07-14T07:05:00Z">
              <w:r w:rsidRPr="00E15468">
                <w:rPr>
                  <w:rFonts w:ascii="Times New Roman" w:eastAsia="Times New Roman" w:hAnsi="Times New Roman"/>
                  <w14:ligatures w14:val="none"/>
                </w:rPr>
                <w:t>0.079†</w:t>
              </w:r>
            </w:ins>
          </w:p>
        </w:tc>
        <w:tc>
          <w:tcPr>
            <w:tcW w:w="1688" w:type="dxa"/>
            <w:vMerge/>
          </w:tcPr>
          <w:p w14:paraId="3AE20591" w14:textId="77777777" w:rsidR="001F6883" w:rsidRPr="00E15468" w:rsidRDefault="001F6883" w:rsidP="001F6883">
            <w:pPr>
              <w:pStyle w:val="Paragraph"/>
              <w:rPr>
                <w:ins w:id="1481" w:author="Patrick Das" w:date="2025-07-14T12:38:00Z" w16du:dateUtc="2025-07-14T07:08:00Z"/>
                <w:rFonts w:ascii="Times New Roman" w:eastAsia="Times New Roman" w:hAnsi="Times New Roman"/>
                <w14:ligatures w14:val="none"/>
              </w:rPr>
            </w:pPr>
          </w:p>
        </w:tc>
        <w:tc>
          <w:tcPr>
            <w:tcW w:w="1559" w:type="dxa"/>
            <w:vMerge/>
          </w:tcPr>
          <w:p w14:paraId="722BB724" w14:textId="77777777" w:rsidR="001F6883" w:rsidRPr="00E15468" w:rsidRDefault="001F6883" w:rsidP="001F6883">
            <w:pPr>
              <w:pStyle w:val="Paragraph"/>
              <w:rPr>
                <w:ins w:id="1482" w:author="Patrick Das" w:date="2025-07-14T12:42:00Z" w16du:dateUtc="2025-07-14T07:12:00Z"/>
                <w:rFonts w:ascii="Times New Roman" w:eastAsia="Times New Roman" w:hAnsi="Times New Roman"/>
                <w14:ligatures w14:val="none"/>
              </w:rPr>
            </w:pPr>
          </w:p>
        </w:tc>
      </w:tr>
    </w:tbl>
    <w:p w14:paraId="1B85D49E" w14:textId="77777777" w:rsidR="00D931D6" w:rsidRDefault="00D931D6" w:rsidP="00D931D6">
      <w:pPr>
        <w:rPr>
          <w:ins w:id="1483" w:author="Patrick Das" w:date="2025-07-14T12:36:00Z" w16du:dateUtc="2025-07-14T07:06:00Z"/>
        </w:rPr>
      </w:pPr>
    </w:p>
    <w:p w14:paraId="60387D79" w14:textId="610464B1" w:rsidR="001F6883" w:rsidRDefault="001F6883">
      <w:pPr>
        <w:pStyle w:val="Caption"/>
        <w:keepNext/>
        <w:rPr>
          <w:ins w:id="1484" w:author="Patrick Das" w:date="2025-07-14T12:52:00Z" w16du:dateUtc="2025-07-14T07:22:00Z"/>
        </w:rPr>
        <w:pPrChange w:id="1485" w:author="Patrick Das" w:date="2025-07-14T12:52:00Z" w16du:dateUtc="2025-07-14T07:22:00Z">
          <w:pPr/>
        </w:pPrChange>
      </w:pPr>
      <w:ins w:id="1486" w:author="Patrick Das" w:date="2025-07-14T12:52:00Z" w16du:dateUtc="2025-07-14T07:22:00Z">
        <w:r>
          <w:t xml:space="preserve">Table </w:t>
        </w:r>
        <w:r>
          <w:fldChar w:fldCharType="begin"/>
        </w:r>
        <w:r>
          <w:instrText xml:space="preserve"> SEQ Table \* ARABIC </w:instrText>
        </w:r>
      </w:ins>
      <w:r>
        <w:fldChar w:fldCharType="separate"/>
      </w:r>
      <w:ins w:id="1487" w:author="Patrick Das" w:date="2025-07-14T12:52:00Z" w16du:dateUtc="2025-07-14T07:22:00Z">
        <w:r>
          <w:rPr>
            <w:noProof/>
          </w:rPr>
          <w:t>7</w:t>
        </w:r>
        <w:r>
          <w:fldChar w:fldCharType="end"/>
        </w:r>
        <w:r>
          <w:t xml:space="preserve">: </w:t>
        </w:r>
        <w:r w:rsidRPr="00D1678C">
          <w:t xml:space="preserve"> Coefficient estimates, standard error, degrees of freedom (</w:t>
        </w:r>
        <w:proofErr w:type="spellStart"/>
        <w:r w:rsidRPr="00D1678C">
          <w:t>df</w:t>
        </w:r>
        <w:proofErr w:type="spellEnd"/>
        <w:r w:rsidRPr="00D1678C">
          <w:t xml:space="preserve">), t-values, p-values, and R-squared value for the mixed effects model predicting </w:t>
        </w:r>
        <w:r>
          <w:t>form</w:t>
        </w:r>
        <w:r w:rsidRPr="00D1678C">
          <w:t xml:space="preserve"> complexity from hill/valley classification</w:t>
        </w:r>
      </w:ins>
      <w:ins w:id="1488" w:author="Patrick Das" w:date="2025-07-14T13:35:00Z" w16du:dateUtc="2025-07-14T08:05:00Z">
        <w:r w:rsidR="00293877">
          <w:t xml:space="preserve"> with subfamily as a random effect (10 levels). N = 31.</w:t>
        </w:r>
      </w:ins>
    </w:p>
    <w:tbl>
      <w:tblPr>
        <w:tblStyle w:val="TableGrid"/>
        <w:tblW w:w="9351" w:type="dxa"/>
        <w:tblLayout w:type="fixed"/>
        <w:tblLook w:val="04A0" w:firstRow="1" w:lastRow="0" w:firstColumn="1" w:lastColumn="0" w:noHBand="0" w:noVBand="1"/>
        <w:tblPrChange w:id="1489" w:author="Patrick Das" w:date="2025-07-14T12:48:00Z" w16du:dateUtc="2025-07-14T07:18:00Z">
          <w:tblPr>
            <w:tblStyle w:val="TableGrid"/>
            <w:tblW w:w="9351" w:type="dxa"/>
            <w:tblLayout w:type="fixed"/>
            <w:tblLook w:val="04A0" w:firstRow="1" w:lastRow="0" w:firstColumn="1" w:lastColumn="0" w:noHBand="0" w:noVBand="1"/>
          </w:tblPr>
        </w:tblPrChange>
      </w:tblPr>
      <w:tblGrid>
        <w:gridCol w:w="1271"/>
        <w:gridCol w:w="1134"/>
        <w:gridCol w:w="992"/>
        <w:gridCol w:w="851"/>
        <w:gridCol w:w="850"/>
        <w:gridCol w:w="993"/>
        <w:gridCol w:w="1701"/>
        <w:gridCol w:w="1559"/>
        <w:tblGridChange w:id="1490">
          <w:tblGrid>
            <w:gridCol w:w="1271"/>
            <w:gridCol w:w="1134"/>
            <w:gridCol w:w="992"/>
            <w:gridCol w:w="851"/>
            <w:gridCol w:w="427"/>
            <w:gridCol w:w="423"/>
            <w:gridCol w:w="746"/>
            <w:gridCol w:w="247"/>
            <w:gridCol w:w="922"/>
            <w:gridCol w:w="779"/>
            <w:gridCol w:w="390"/>
            <w:gridCol w:w="1169"/>
          </w:tblGrid>
        </w:tblGridChange>
      </w:tblGrid>
      <w:tr w:rsidR="005F071C" w14:paraId="51C04F35" w14:textId="77777777" w:rsidTr="008E4B25">
        <w:trPr>
          <w:trHeight w:val="276"/>
          <w:ins w:id="1491" w:author="Patrick Das" w:date="2025-07-14T12:36:00Z"/>
          <w:trPrChange w:id="1492" w:author="Patrick Das" w:date="2025-07-14T12:48:00Z" w16du:dateUtc="2025-07-14T07:18:00Z">
            <w:trPr>
              <w:trHeight w:val="276"/>
            </w:trPr>
          </w:trPrChange>
        </w:trPr>
        <w:tc>
          <w:tcPr>
            <w:tcW w:w="1271" w:type="dxa"/>
            <w:tcPrChange w:id="1493" w:author="Patrick Das" w:date="2025-07-14T12:48:00Z" w16du:dateUtc="2025-07-14T07:18:00Z">
              <w:tcPr>
                <w:tcW w:w="1271" w:type="dxa"/>
              </w:tcPr>
            </w:tcPrChange>
          </w:tcPr>
          <w:p w14:paraId="783A77E7" w14:textId="77777777" w:rsidR="006B40F4" w:rsidRDefault="006B40F4" w:rsidP="006B40F4">
            <w:pPr>
              <w:pStyle w:val="Paragraph"/>
              <w:rPr>
                <w:ins w:id="1494" w:author="Patrick Das" w:date="2025-07-14T12:36:00Z" w16du:dateUtc="2025-07-14T07:06:00Z"/>
              </w:rPr>
            </w:pPr>
            <w:ins w:id="1495" w:author="Patrick Das" w:date="2025-07-14T12:36:00Z" w16du:dateUtc="2025-07-14T07:06:00Z">
              <w:r>
                <w:t>Parameter</w:t>
              </w:r>
            </w:ins>
          </w:p>
        </w:tc>
        <w:tc>
          <w:tcPr>
            <w:tcW w:w="1134" w:type="dxa"/>
            <w:tcPrChange w:id="1496" w:author="Patrick Das" w:date="2025-07-14T12:48:00Z" w16du:dateUtc="2025-07-14T07:18:00Z">
              <w:tcPr>
                <w:tcW w:w="1134" w:type="dxa"/>
              </w:tcPr>
            </w:tcPrChange>
          </w:tcPr>
          <w:p w14:paraId="7616D632" w14:textId="77777777" w:rsidR="006B40F4" w:rsidRDefault="006B40F4" w:rsidP="006B40F4">
            <w:pPr>
              <w:pStyle w:val="Paragraph"/>
              <w:rPr>
                <w:ins w:id="1497" w:author="Patrick Das" w:date="2025-07-14T12:36:00Z" w16du:dateUtc="2025-07-14T07:06:00Z"/>
              </w:rPr>
            </w:pPr>
            <w:ins w:id="1498" w:author="Patrick Das" w:date="2025-07-14T12:36:00Z" w16du:dateUtc="2025-07-14T07:06:00Z">
              <w:r>
                <w:t>Estimate</w:t>
              </w:r>
            </w:ins>
          </w:p>
        </w:tc>
        <w:tc>
          <w:tcPr>
            <w:tcW w:w="992" w:type="dxa"/>
            <w:tcPrChange w:id="1499" w:author="Patrick Das" w:date="2025-07-14T12:48:00Z" w16du:dateUtc="2025-07-14T07:18:00Z">
              <w:tcPr>
                <w:tcW w:w="992" w:type="dxa"/>
              </w:tcPr>
            </w:tcPrChange>
          </w:tcPr>
          <w:p w14:paraId="652430FA" w14:textId="77777777" w:rsidR="006B40F4" w:rsidRDefault="006B40F4" w:rsidP="006B40F4">
            <w:pPr>
              <w:pStyle w:val="Paragraph"/>
              <w:rPr>
                <w:ins w:id="1500" w:author="Patrick Das" w:date="2025-07-14T12:36:00Z" w16du:dateUtc="2025-07-14T07:06:00Z"/>
              </w:rPr>
            </w:pPr>
            <w:ins w:id="1501" w:author="Patrick Das" w:date="2025-07-14T12:36:00Z" w16du:dateUtc="2025-07-14T07:06:00Z">
              <w:r>
                <w:t>SE</w:t>
              </w:r>
            </w:ins>
          </w:p>
        </w:tc>
        <w:tc>
          <w:tcPr>
            <w:tcW w:w="851" w:type="dxa"/>
            <w:tcPrChange w:id="1502" w:author="Patrick Das" w:date="2025-07-14T12:48:00Z" w16du:dateUtc="2025-07-14T07:18:00Z">
              <w:tcPr>
                <w:tcW w:w="1278" w:type="dxa"/>
                <w:gridSpan w:val="2"/>
              </w:tcPr>
            </w:tcPrChange>
          </w:tcPr>
          <w:p w14:paraId="3877C78E" w14:textId="77777777" w:rsidR="006B40F4" w:rsidRDefault="006B40F4" w:rsidP="006B40F4">
            <w:pPr>
              <w:pStyle w:val="Paragraph"/>
              <w:rPr>
                <w:ins w:id="1503" w:author="Patrick Das" w:date="2025-07-14T12:36:00Z" w16du:dateUtc="2025-07-14T07:06:00Z"/>
              </w:rPr>
            </w:pPr>
            <w:proofErr w:type="spellStart"/>
            <w:ins w:id="1504" w:author="Patrick Das" w:date="2025-07-14T12:36:00Z" w16du:dateUtc="2025-07-14T07:06:00Z">
              <w:r>
                <w:t>df</w:t>
              </w:r>
              <w:proofErr w:type="spellEnd"/>
            </w:ins>
          </w:p>
        </w:tc>
        <w:tc>
          <w:tcPr>
            <w:tcW w:w="850" w:type="dxa"/>
            <w:tcPrChange w:id="1505" w:author="Patrick Das" w:date="2025-07-14T12:48:00Z" w16du:dateUtc="2025-07-14T07:18:00Z">
              <w:tcPr>
                <w:tcW w:w="1169" w:type="dxa"/>
                <w:gridSpan w:val="2"/>
              </w:tcPr>
            </w:tcPrChange>
          </w:tcPr>
          <w:p w14:paraId="662F592B" w14:textId="77777777" w:rsidR="006B40F4" w:rsidRDefault="006B40F4" w:rsidP="006B40F4">
            <w:pPr>
              <w:pStyle w:val="Paragraph"/>
              <w:rPr>
                <w:ins w:id="1506" w:author="Patrick Das" w:date="2025-07-14T12:36:00Z" w16du:dateUtc="2025-07-14T07:06:00Z"/>
              </w:rPr>
            </w:pPr>
            <w:ins w:id="1507" w:author="Patrick Das" w:date="2025-07-14T12:36:00Z" w16du:dateUtc="2025-07-14T07:06:00Z">
              <w:r>
                <w:t>t</w:t>
              </w:r>
            </w:ins>
          </w:p>
        </w:tc>
        <w:tc>
          <w:tcPr>
            <w:tcW w:w="993" w:type="dxa"/>
            <w:tcPrChange w:id="1508" w:author="Patrick Das" w:date="2025-07-14T12:48:00Z" w16du:dateUtc="2025-07-14T07:18:00Z">
              <w:tcPr>
                <w:tcW w:w="1169" w:type="dxa"/>
                <w:gridSpan w:val="2"/>
              </w:tcPr>
            </w:tcPrChange>
          </w:tcPr>
          <w:p w14:paraId="61530F78" w14:textId="3A2D393B" w:rsidR="006B40F4" w:rsidRPr="00C359E2" w:rsidRDefault="006B40F4" w:rsidP="006B40F4">
            <w:pPr>
              <w:pStyle w:val="Paragraph"/>
              <w:rPr>
                <w:ins w:id="1509" w:author="Patrick Das" w:date="2025-07-14T12:47:00Z" w16du:dateUtc="2025-07-14T07:17:00Z"/>
              </w:rPr>
            </w:pPr>
            <w:ins w:id="1510" w:author="Patrick Das" w:date="2025-07-14T12:47:00Z" w16du:dateUtc="2025-07-14T07:17:00Z">
              <w:r>
                <w:t>p</w:t>
              </w:r>
            </w:ins>
          </w:p>
        </w:tc>
        <w:tc>
          <w:tcPr>
            <w:tcW w:w="1701" w:type="dxa"/>
            <w:tcPrChange w:id="1511" w:author="Patrick Das" w:date="2025-07-14T12:48:00Z" w16du:dateUtc="2025-07-14T07:18:00Z">
              <w:tcPr>
                <w:tcW w:w="1169" w:type="dxa"/>
                <w:gridSpan w:val="2"/>
              </w:tcPr>
            </w:tcPrChange>
          </w:tcPr>
          <w:p w14:paraId="2FEDB1A8" w14:textId="36F7F3DC" w:rsidR="006B40F4" w:rsidRDefault="006B40F4" w:rsidP="006B40F4">
            <w:pPr>
              <w:pStyle w:val="Paragraph"/>
              <w:rPr>
                <w:ins w:id="1512" w:author="Patrick Das" w:date="2025-07-14T12:45:00Z" w16du:dateUtc="2025-07-14T07:15:00Z"/>
              </w:rPr>
            </w:pPr>
            <w:ins w:id="1513" w:author="Patrick Das" w:date="2025-07-14T12:45:00Z" w16du:dateUtc="2025-07-14T07:15:00Z">
              <w:r w:rsidRPr="00C359E2">
                <w:t>Conditional R</w:t>
              </w:r>
              <w:r w:rsidRPr="00C359E2">
                <w:rPr>
                  <w:vertAlign w:val="superscript"/>
                </w:rPr>
                <w:t>2</w:t>
              </w:r>
            </w:ins>
          </w:p>
        </w:tc>
        <w:tc>
          <w:tcPr>
            <w:tcW w:w="1559" w:type="dxa"/>
            <w:tcPrChange w:id="1514" w:author="Patrick Das" w:date="2025-07-14T12:48:00Z" w16du:dateUtc="2025-07-14T07:18:00Z">
              <w:tcPr>
                <w:tcW w:w="1169" w:type="dxa"/>
              </w:tcPr>
            </w:tcPrChange>
          </w:tcPr>
          <w:p w14:paraId="4CC55824" w14:textId="7E64ED2A" w:rsidR="006B40F4" w:rsidRDefault="006B40F4" w:rsidP="006B40F4">
            <w:pPr>
              <w:pStyle w:val="Paragraph"/>
              <w:rPr>
                <w:ins w:id="1515" w:author="Patrick Das" w:date="2025-07-14T12:45:00Z" w16du:dateUtc="2025-07-14T07:15:00Z"/>
              </w:rPr>
            </w:pPr>
            <w:ins w:id="1516" w:author="Patrick Das" w:date="2025-07-14T12:45:00Z" w16du:dateUtc="2025-07-14T07:15:00Z">
              <w:r w:rsidRPr="00C359E2">
                <w:t>Marginal R</w:t>
              </w:r>
              <w:r w:rsidRPr="00C359E2">
                <w:rPr>
                  <w:vertAlign w:val="superscript"/>
                </w:rPr>
                <w:t>2</w:t>
              </w:r>
            </w:ins>
          </w:p>
        </w:tc>
      </w:tr>
      <w:tr w:rsidR="001F6883" w14:paraId="1E62DB46" w14:textId="77777777" w:rsidTr="008E4B25">
        <w:trPr>
          <w:trHeight w:val="276"/>
          <w:ins w:id="1517" w:author="Patrick Das" w:date="2025-07-14T12:36:00Z"/>
        </w:trPr>
        <w:tc>
          <w:tcPr>
            <w:tcW w:w="1271" w:type="dxa"/>
          </w:tcPr>
          <w:p w14:paraId="0C09FD9F" w14:textId="6BC98897" w:rsidR="001F6883" w:rsidRDefault="001F6883" w:rsidP="001F6883">
            <w:pPr>
              <w:pStyle w:val="Paragraph"/>
              <w:rPr>
                <w:ins w:id="1518" w:author="Patrick Das" w:date="2025-07-14T12:36:00Z" w16du:dateUtc="2025-07-14T07:06:00Z"/>
              </w:rPr>
            </w:pPr>
            <w:ins w:id="1519" w:author="Patrick Das" w:date="2025-07-14T12:39:00Z" w16du:dateUtc="2025-07-14T07:09:00Z">
              <w:r>
                <w:t>Intercept (Hill)</w:t>
              </w:r>
            </w:ins>
          </w:p>
        </w:tc>
        <w:tc>
          <w:tcPr>
            <w:tcW w:w="1134" w:type="dxa"/>
            <w:vAlign w:val="center"/>
          </w:tcPr>
          <w:p w14:paraId="765378DA" w14:textId="77777777" w:rsidR="001F6883" w:rsidRDefault="001F6883" w:rsidP="001F6883">
            <w:pPr>
              <w:pStyle w:val="Paragraph"/>
              <w:rPr>
                <w:ins w:id="1520" w:author="Patrick Das" w:date="2025-07-14T12:36:00Z" w16du:dateUtc="2025-07-14T07:06:00Z"/>
              </w:rPr>
            </w:pPr>
            <w:ins w:id="1521" w:author="Patrick Das" w:date="2025-07-14T12:36:00Z" w16du:dateUtc="2025-07-14T07:06:00Z">
              <w:r w:rsidRPr="00E15468">
                <w:rPr>
                  <w:rFonts w:ascii="Times New Roman" w:eastAsia="Times New Roman" w:hAnsi="Times New Roman"/>
                  <w14:ligatures w14:val="none"/>
                </w:rPr>
                <w:t>–0.032</w:t>
              </w:r>
            </w:ins>
          </w:p>
        </w:tc>
        <w:tc>
          <w:tcPr>
            <w:tcW w:w="992" w:type="dxa"/>
            <w:vAlign w:val="center"/>
          </w:tcPr>
          <w:p w14:paraId="7B5036F5" w14:textId="77777777" w:rsidR="001F6883" w:rsidRDefault="001F6883" w:rsidP="001F6883">
            <w:pPr>
              <w:pStyle w:val="Paragraph"/>
              <w:rPr>
                <w:ins w:id="1522" w:author="Patrick Das" w:date="2025-07-14T12:36:00Z" w16du:dateUtc="2025-07-14T07:06:00Z"/>
              </w:rPr>
            </w:pPr>
            <w:ins w:id="1523" w:author="Patrick Das" w:date="2025-07-14T12:36:00Z" w16du:dateUtc="2025-07-14T07:06:00Z">
              <w:r w:rsidRPr="00E15468">
                <w:rPr>
                  <w:rFonts w:ascii="Times New Roman" w:eastAsia="Times New Roman" w:hAnsi="Times New Roman"/>
                  <w14:ligatures w14:val="none"/>
                </w:rPr>
                <w:t>0.195</w:t>
              </w:r>
            </w:ins>
          </w:p>
        </w:tc>
        <w:tc>
          <w:tcPr>
            <w:tcW w:w="851" w:type="dxa"/>
            <w:vAlign w:val="center"/>
          </w:tcPr>
          <w:p w14:paraId="4F594745" w14:textId="77777777" w:rsidR="001F6883" w:rsidRDefault="001F6883" w:rsidP="001F6883">
            <w:pPr>
              <w:pStyle w:val="Paragraph"/>
              <w:rPr>
                <w:ins w:id="1524" w:author="Patrick Das" w:date="2025-07-14T12:36:00Z" w16du:dateUtc="2025-07-14T07:06:00Z"/>
              </w:rPr>
            </w:pPr>
            <w:ins w:id="1525" w:author="Patrick Das" w:date="2025-07-14T12:36:00Z" w16du:dateUtc="2025-07-14T07:06:00Z">
              <w:r w:rsidRPr="00E15468">
                <w:rPr>
                  <w:rFonts w:ascii="Times New Roman" w:eastAsia="Times New Roman" w:hAnsi="Times New Roman"/>
                  <w14:ligatures w14:val="none"/>
                </w:rPr>
                <w:t>15.14</w:t>
              </w:r>
            </w:ins>
          </w:p>
        </w:tc>
        <w:tc>
          <w:tcPr>
            <w:tcW w:w="850" w:type="dxa"/>
            <w:vAlign w:val="center"/>
          </w:tcPr>
          <w:p w14:paraId="2F0FFC0F" w14:textId="77777777" w:rsidR="001F6883" w:rsidRDefault="001F6883" w:rsidP="001F6883">
            <w:pPr>
              <w:pStyle w:val="Paragraph"/>
              <w:rPr>
                <w:ins w:id="1526" w:author="Patrick Das" w:date="2025-07-14T12:36:00Z" w16du:dateUtc="2025-07-14T07:06:00Z"/>
              </w:rPr>
            </w:pPr>
            <w:ins w:id="1527" w:author="Patrick Das" w:date="2025-07-14T12:36:00Z" w16du:dateUtc="2025-07-14T07:06:00Z">
              <w:r w:rsidRPr="00E15468">
                <w:rPr>
                  <w:rFonts w:ascii="Times New Roman" w:eastAsia="Times New Roman" w:hAnsi="Times New Roman"/>
                  <w14:ligatures w14:val="none"/>
                </w:rPr>
                <w:t>–0.16</w:t>
              </w:r>
            </w:ins>
          </w:p>
        </w:tc>
        <w:tc>
          <w:tcPr>
            <w:tcW w:w="993" w:type="dxa"/>
            <w:vAlign w:val="center"/>
          </w:tcPr>
          <w:p w14:paraId="1019A925" w14:textId="73F96765" w:rsidR="001F6883" w:rsidRPr="00C359E2" w:rsidRDefault="001F6883" w:rsidP="001F6883">
            <w:pPr>
              <w:pStyle w:val="Paragraph"/>
              <w:rPr>
                <w:ins w:id="1528" w:author="Patrick Das" w:date="2025-07-14T12:47:00Z" w16du:dateUtc="2025-07-14T07:17:00Z"/>
                <w:rStyle w:val="VerbatimChar"/>
                <w:rFonts w:asciiTheme="minorHAnsi" w:hAnsiTheme="minorHAnsi"/>
              </w:rPr>
            </w:pPr>
            <w:ins w:id="1529" w:author="Patrick Das" w:date="2025-07-14T12:47:00Z" w16du:dateUtc="2025-07-14T07:17:00Z">
              <w:r w:rsidRPr="00E15468">
                <w:rPr>
                  <w:rFonts w:ascii="Times New Roman" w:eastAsia="Times New Roman" w:hAnsi="Times New Roman"/>
                  <w14:ligatures w14:val="none"/>
                </w:rPr>
                <w:t>0.872</w:t>
              </w:r>
            </w:ins>
          </w:p>
        </w:tc>
        <w:tc>
          <w:tcPr>
            <w:tcW w:w="1701" w:type="dxa"/>
            <w:vMerge w:val="restart"/>
          </w:tcPr>
          <w:p w14:paraId="7F5C74C9" w14:textId="333B34E5" w:rsidR="001F6883" w:rsidRPr="00E15468" w:rsidRDefault="001F6883" w:rsidP="001F6883">
            <w:pPr>
              <w:pStyle w:val="Paragraph"/>
              <w:rPr>
                <w:ins w:id="1530" w:author="Patrick Das" w:date="2025-07-14T12:45:00Z" w16du:dateUtc="2025-07-14T07:15:00Z"/>
                <w:rFonts w:ascii="Times New Roman" w:eastAsia="Times New Roman" w:hAnsi="Times New Roman"/>
                <w14:ligatures w14:val="none"/>
              </w:rPr>
            </w:pPr>
            <w:ins w:id="1531" w:author="Patrick Das" w:date="2025-07-14T12:50:00Z" w16du:dateUtc="2025-07-14T07:20:00Z">
              <w:r w:rsidRPr="00C359E2">
                <w:rPr>
                  <w:rStyle w:val="VerbatimChar"/>
                  <w:rFonts w:asciiTheme="minorHAnsi" w:hAnsiTheme="minorHAnsi"/>
                </w:rPr>
                <w:t>0.088</w:t>
              </w:r>
            </w:ins>
          </w:p>
        </w:tc>
        <w:tc>
          <w:tcPr>
            <w:tcW w:w="1559" w:type="dxa"/>
            <w:vMerge w:val="restart"/>
          </w:tcPr>
          <w:p w14:paraId="18F94420" w14:textId="3C79D37D" w:rsidR="001F6883" w:rsidRPr="00E15468" w:rsidRDefault="001F6883" w:rsidP="001F6883">
            <w:pPr>
              <w:pStyle w:val="Paragraph"/>
              <w:rPr>
                <w:ins w:id="1532" w:author="Patrick Das" w:date="2025-07-14T12:45:00Z" w16du:dateUtc="2025-07-14T07:15:00Z"/>
                <w:rFonts w:ascii="Times New Roman" w:eastAsia="Times New Roman" w:hAnsi="Times New Roman"/>
                <w14:ligatures w14:val="none"/>
              </w:rPr>
            </w:pPr>
            <w:ins w:id="1533" w:author="Patrick Das" w:date="2025-07-14T12:50:00Z" w16du:dateUtc="2025-07-14T07:20:00Z">
              <w:r w:rsidRPr="00C359E2">
                <w:rPr>
                  <w:rStyle w:val="VerbatimChar"/>
                  <w:rFonts w:asciiTheme="minorHAnsi" w:hAnsiTheme="minorHAnsi"/>
                </w:rPr>
                <w:t>0.228</w:t>
              </w:r>
            </w:ins>
          </w:p>
        </w:tc>
      </w:tr>
      <w:tr w:rsidR="001F6883" w14:paraId="6F3BD7BF" w14:textId="77777777" w:rsidTr="008E4B25">
        <w:trPr>
          <w:trHeight w:val="276"/>
          <w:ins w:id="1534" w:author="Patrick Das" w:date="2025-07-14T12:36:00Z"/>
        </w:trPr>
        <w:tc>
          <w:tcPr>
            <w:tcW w:w="1271" w:type="dxa"/>
          </w:tcPr>
          <w:p w14:paraId="451B0789" w14:textId="209EF7D3" w:rsidR="001F6883" w:rsidRDefault="001F6883" w:rsidP="001F6883">
            <w:pPr>
              <w:pStyle w:val="Paragraph"/>
              <w:rPr>
                <w:ins w:id="1535" w:author="Patrick Das" w:date="2025-07-14T12:36:00Z" w16du:dateUtc="2025-07-14T07:06:00Z"/>
              </w:rPr>
            </w:pPr>
            <w:ins w:id="1536" w:author="Patrick Das" w:date="2025-07-14T12:39:00Z" w16du:dateUtc="2025-07-14T07:09:00Z">
              <w:r>
                <w:t>Split</w:t>
              </w:r>
            </w:ins>
          </w:p>
        </w:tc>
        <w:tc>
          <w:tcPr>
            <w:tcW w:w="1134" w:type="dxa"/>
            <w:vAlign w:val="center"/>
          </w:tcPr>
          <w:p w14:paraId="38FCFDFE" w14:textId="77777777" w:rsidR="001F6883" w:rsidRDefault="001F6883" w:rsidP="001F6883">
            <w:pPr>
              <w:pStyle w:val="Paragraph"/>
              <w:rPr>
                <w:ins w:id="1537" w:author="Patrick Das" w:date="2025-07-14T12:36:00Z" w16du:dateUtc="2025-07-14T07:06:00Z"/>
              </w:rPr>
            </w:pPr>
            <w:ins w:id="1538" w:author="Patrick Das" w:date="2025-07-14T12:36:00Z" w16du:dateUtc="2025-07-14T07:06:00Z">
              <w:r w:rsidRPr="00E15468">
                <w:rPr>
                  <w:rFonts w:ascii="Times New Roman" w:eastAsia="Times New Roman" w:hAnsi="Times New Roman"/>
                  <w14:ligatures w14:val="none"/>
                </w:rPr>
                <w:t>–0.326</w:t>
              </w:r>
            </w:ins>
          </w:p>
        </w:tc>
        <w:tc>
          <w:tcPr>
            <w:tcW w:w="992" w:type="dxa"/>
            <w:vAlign w:val="center"/>
          </w:tcPr>
          <w:p w14:paraId="5CA8D057" w14:textId="77777777" w:rsidR="001F6883" w:rsidRDefault="001F6883" w:rsidP="001F6883">
            <w:pPr>
              <w:pStyle w:val="Paragraph"/>
              <w:rPr>
                <w:ins w:id="1539" w:author="Patrick Das" w:date="2025-07-14T12:36:00Z" w16du:dateUtc="2025-07-14T07:06:00Z"/>
              </w:rPr>
            </w:pPr>
            <w:ins w:id="1540" w:author="Patrick Das" w:date="2025-07-14T12:36:00Z" w16du:dateUtc="2025-07-14T07:06:00Z">
              <w:r w:rsidRPr="00E15468">
                <w:rPr>
                  <w:rFonts w:ascii="Times New Roman" w:eastAsia="Times New Roman" w:hAnsi="Times New Roman"/>
                  <w14:ligatures w14:val="none"/>
                </w:rPr>
                <w:t>0.312</w:t>
              </w:r>
            </w:ins>
          </w:p>
        </w:tc>
        <w:tc>
          <w:tcPr>
            <w:tcW w:w="851" w:type="dxa"/>
            <w:vAlign w:val="center"/>
          </w:tcPr>
          <w:p w14:paraId="534D75FE" w14:textId="77777777" w:rsidR="001F6883" w:rsidRDefault="001F6883" w:rsidP="001F6883">
            <w:pPr>
              <w:pStyle w:val="Paragraph"/>
              <w:rPr>
                <w:ins w:id="1541" w:author="Patrick Das" w:date="2025-07-14T12:36:00Z" w16du:dateUtc="2025-07-14T07:06:00Z"/>
              </w:rPr>
            </w:pPr>
            <w:ins w:id="1542" w:author="Patrick Das" w:date="2025-07-14T12:36:00Z" w16du:dateUtc="2025-07-14T07:06:00Z">
              <w:r w:rsidRPr="00E15468">
                <w:rPr>
                  <w:rFonts w:ascii="Times New Roman" w:eastAsia="Times New Roman" w:hAnsi="Times New Roman"/>
                  <w14:ligatures w14:val="none"/>
                </w:rPr>
                <w:t>25.55</w:t>
              </w:r>
            </w:ins>
          </w:p>
        </w:tc>
        <w:tc>
          <w:tcPr>
            <w:tcW w:w="850" w:type="dxa"/>
            <w:vAlign w:val="center"/>
          </w:tcPr>
          <w:p w14:paraId="5DB469B0" w14:textId="77777777" w:rsidR="001F6883" w:rsidRDefault="001F6883" w:rsidP="001F6883">
            <w:pPr>
              <w:pStyle w:val="Paragraph"/>
              <w:rPr>
                <w:ins w:id="1543" w:author="Patrick Das" w:date="2025-07-14T12:36:00Z" w16du:dateUtc="2025-07-14T07:06:00Z"/>
              </w:rPr>
            </w:pPr>
            <w:ins w:id="1544" w:author="Patrick Das" w:date="2025-07-14T12:36:00Z" w16du:dateUtc="2025-07-14T07:06:00Z">
              <w:r w:rsidRPr="00E15468">
                <w:rPr>
                  <w:rFonts w:ascii="Times New Roman" w:eastAsia="Times New Roman" w:hAnsi="Times New Roman"/>
                  <w14:ligatures w14:val="none"/>
                </w:rPr>
                <w:t>–1.05</w:t>
              </w:r>
            </w:ins>
          </w:p>
        </w:tc>
        <w:tc>
          <w:tcPr>
            <w:tcW w:w="993" w:type="dxa"/>
            <w:vAlign w:val="center"/>
          </w:tcPr>
          <w:p w14:paraId="2BFD9022" w14:textId="42007B29" w:rsidR="001F6883" w:rsidRPr="00E15468" w:rsidRDefault="001F6883" w:rsidP="001F6883">
            <w:pPr>
              <w:pStyle w:val="Paragraph"/>
              <w:rPr>
                <w:ins w:id="1545" w:author="Patrick Das" w:date="2025-07-14T12:47:00Z" w16du:dateUtc="2025-07-14T07:17:00Z"/>
                <w:rFonts w:ascii="Times New Roman" w:eastAsia="Times New Roman" w:hAnsi="Times New Roman"/>
                <w14:ligatures w14:val="none"/>
              </w:rPr>
            </w:pPr>
            <w:ins w:id="1546" w:author="Patrick Das" w:date="2025-07-14T12:47:00Z" w16du:dateUtc="2025-07-14T07:17:00Z">
              <w:r w:rsidRPr="00E15468">
                <w:rPr>
                  <w:rFonts w:ascii="Times New Roman" w:eastAsia="Times New Roman" w:hAnsi="Times New Roman"/>
                  <w14:ligatures w14:val="none"/>
                </w:rPr>
                <w:t>0.306</w:t>
              </w:r>
            </w:ins>
          </w:p>
        </w:tc>
        <w:tc>
          <w:tcPr>
            <w:tcW w:w="1701" w:type="dxa"/>
            <w:vMerge/>
          </w:tcPr>
          <w:p w14:paraId="7C5687DC" w14:textId="3B4D9FF0" w:rsidR="001F6883" w:rsidRPr="00E15468" w:rsidRDefault="001F6883" w:rsidP="001F6883">
            <w:pPr>
              <w:pStyle w:val="Paragraph"/>
              <w:rPr>
                <w:ins w:id="1547" w:author="Patrick Das" w:date="2025-07-14T12:45:00Z" w16du:dateUtc="2025-07-14T07:15:00Z"/>
                <w:rFonts w:ascii="Times New Roman" w:eastAsia="Times New Roman" w:hAnsi="Times New Roman"/>
                <w14:ligatures w14:val="none"/>
              </w:rPr>
            </w:pPr>
          </w:p>
        </w:tc>
        <w:tc>
          <w:tcPr>
            <w:tcW w:w="1559" w:type="dxa"/>
            <w:vMerge/>
          </w:tcPr>
          <w:p w14:paraId="1EA70706" w14:textId="77777777" w:rsidR="001F6883" w:rsidRPr="00E15468" w:rsidRDefault="001F6883" w:rsidP="001F6883">
            <w:pPr>
              <w:pStyle w:val="Paragraph"/>
              <w:rPr>
                <w:ins w:id="1548" w:author="Patrick Das" w:date="2025-07-14T12:45:00Z" w16du:dateUtc="2025-07-14T07:15:00Z"/>
                <w:rFonts w:ascii="Times New Roman" w:eastAsia="Times New Roman" w:hAnsi="Times New Roman"/>
                <w14:ligatures w14:val="none"/>
              </w:rPr>
            </w:pPr>
          </w:p>
        </w:tc>
      </w:tr>
      <w:tr w:rsidR="001F6883" w14:paraId="0B840A72" w14:textId="77777777" w:rsidTr="008E4B25">
        <w:trPr>
          <w:trHeight w:val="263"/>
          <w:ins w:id="1549" w:author="Patrick Das" w:date="2025-07-14T12:36:00Z"/>
        </w:trPr>
        <w:tc>
          <w:tcPr>
            <w:tcW w:w="1271" w:type="dxa"/>
          </w:tcPr>
          <w:p w14:paraId="049F0778" w14:textId="51151610" w:rsidR="001F6883" w:rsidRDefault="001F6883" w:rsidP="001F6883">
            <w:pPr>
              <w:pStyle w:val="Paragraph"/>
              <w:rPr>
                <w:ins w:id="1550" w:author="Patrick Das" w:date="2025-07-14T12:36:00Z" w16du:dateUtc="2025-07-14T07:06:00Z"/>
              </w:rPr>
            </w:pPr>
            <w:ins w:id="1551" w:author="Patrick Das" w:date="2025-07-14T12:39:00Z" w16du:dateUtc="2025-07-14T07:09:00Z">
              <w:r>
                <w:t>Valley</w:t>
              </w:r>
            </w:ins>
          </w:p>
        </w:tc>
        <w:tc>
          <w:tcPr>
            <w:tcW w:w="1134" w:type="dxa"/>
            <w:vAlign w:val="center"/>
          </w:tcPr>
          <w:p w14:paraId="63EE301A" w14:textId="77777777" w:rsidR="001F6883" w:rsidRDefault="001F6883" w:rsidP="001F6883">
            <w:pPr>
              <w:pStyle w:val="Paragraph"/>
              <w:rPr>
                <w:ins w:id="1552" w:author="Patrick Das" w:date="2025-07-14T12:36:00Z" w16du:dateUtc="2025-07-14T07:06:00Z"/>
              </w:rPr>
            </w:pPr>
            <w:ins w:id="1553" w:author="Patrick Das" w:date="2025-07-14T12:36:00Z" w16du:dateUtc="2025-07-14T07:06:00Z">
              <w:r w:rsidRPr="00E15468">
                <w:rPr>
                  <w:rFonts w:ascii="Times New Roman" w:eastAsia="Times New Roman" w:hAnsi="Times New Roman"/>
                  <w14:ligatures w14:val="none"/>
                </w:rPr>
                <w:t>–0.603</w:t>
              </w:r>
            </w:ins>
          </w:p>
        </w:tc>
        <w:tc>
          <w:tcPr>
            <w:tcW w:w="992" w:type="dxa"/>
            <w:vAlign w:val="center"/>
          </w:tcPr>
          <w:p w14:paraId="43B84769" w14:textId="77777777" w:rsidR="001F6883" w:rsidRDefault="001F6883" w:rsidP="001F6883">
            <w:pPr>
              <w:pStyle w:val="Paragraph"/>
              <w:rPr>
                <w:ins w:id="1554" w:author="Patrick Das" w:date="2025-07-14T12:36:00Z" w16du:dateUtc="2025-07-14T07:06:00Z"/>
              </w:rPr>
            </w:pPr>
            <w:ins w:id="1555" w:author="Patrick Das" w:date="2025-07-14T12:36:00Z" w16du:dateUtc="2025-07-14T07:06:00Z">
              <w:r w:rsidRPr="00E15468">
                <w:rPr>
                  <w:rFonts w:ascii="Times New Roman" w:eastAsia="Times New Roman" w:hAnsi="Times New Roman"/>
                  <w14:ligatures w14:val="none"/>
                </w:rPr>
                <w:t>0.359</w:t>
              </w:r>
            </w:ins>
          </w:p>
        </w:tc>
        <w:tc>
          <w:tcPr>
            <w:tcW w:w="851" w:type="dxa"/>
            <w:vAlign w:val="center"/>
          </w:tcPr>
          <w:p w14:paraId="0F986B8D" w14:textId="77777777" w:rsidR="001F6883" w:rsidRDefault="001F6883" w:rsidP="001F6883">
            <w:pPr>
              <w:pStyle w:val="Paragraph"/>
              <w:rPr>
                <w:ins w:id="1556" w:author="Patrick Das" w:date="2025-07-14T12:36:00Z" w16du:dateUtc="2025-07-14T07:06:00Z"/>
              </w:rPr>
            </w:pPr>
            <w:ins w:id="1557" w:author="Patrick Das" w:date="2025-07-14T12:36:00Z" w16du:dateUtc="2025-07-14T07:06:00Z">
              <w:r w:rsidRPr="00E15468">
                <w:rPr>
                  <w:rFonts w:ascii="Times New Roman" w:eastAsia="Times New Roman" w:hAnsi="Times New Roman"/>
                  <w14:ligatures w14:val="none"/>
                </w:rPr>
                <w:t>26.76</w:t>
              </w:r>
            </w:ins>
          </w:p>
        </w:tc>
        <w:tc>
          <w:tcPr>
            <w:tcW w:w="850" w:type="dxa"/>
            <w:vAlign w:val="center"/>
          </w:tcPr>
          <w:p w14:paraId="6562C2FB" w14:textId="77777777" w:rsidR="001F6883" w:rsidRDefault="001F6883" w:rsidP="001F6883">
            <w:pPr>
              <w:pStyle w:val="Paragraph"/>
              <w:rPr>
                <w:ins w:id="1558" w:author="Patrick Das" w:date="2025-07-14T12:36:00Z" w16du:dateUtc="2025-07-14T07:06:00Z"/>
              </w:rPr>
            </w:pPr>
            <w:ins w:id="1559" w:author="Patrick Das" w:date="2025-07-14T12:36:00Z" w16du:dateUtc="2025-07-14T07:06:00Z">
              <w:r w:rsidRPr="00E15468">
                <w:rPr>
                  <w:rFonts w:ascii="Times New Roman" w:eastAsia="Times New Roman" w:hAnsi="Times New Roman"/>
                  <w14:ligatures w14:val="none"/>
                </w:rPr>
                <w:t>–1.68</w:t>
              </w:r>
            </w:ins>
          </w:p>
        </w:tc>
        <w:tc>
          <w:tcPr>
            <w:tcW w:w="993" w:type="dxa"/>
            <w:vAlign w:val="center"/>
          </w:tcPr>
          <w:p w14:paraId="649D3A39" w14:textId="2781BC45" w:rsidR="001F6883" w:rsidRPr="00E15468" w:rsidRDefault="001F6883" w:rsidP="001F6883">
            <w:pPr>
              <w:pStyle w:val="Paragraph"/>
              <w:rPr>
                <w:ins w:id="1560" w:author="Patrick Das" w:date="2025-07-14T12:47:00Z" w16du:dateUtc="2025-07-14T07:17:00Z"/>
                <w:rFonts w:ascii="Times New Roman" w:eastAsia="Times New Roman" w:hAnsi="Times New Roman"/>
                <w14:ligatures w14:val="none"/>
              </w:rPr>
            </w:pPr>
            <w:ins w:id="1561" w:author="Patrick Das" w:date="2025-07-14T12:47:00Z" w16du:dateUtc="2025-07-14T07:17:00Z">
              <w:r w:rsidRPr="00E15468">
                <w:rPr>
                  <w:rFonts w:ascii="Times New Roman" w:eastAsia="Times New Roman" w:hAnsi="Times New Roman"/>
                  <w14:ligatures w14:val="none"/>
                </w:rPr>
                <w:t>0.104</w:t>
              </w:r>
            </w:ins>
          </w:p>
        </w:tc>
        <w:tc>
          <w:tcPr>
            <w:tcW w:w="1701" w:type="dxa"/>
            <w:vMerge/>
          </w:tcPr>
          <w:p w14:paraId="28E7CB37" w14:textId="780B4D31" w:rsidR="001F6883" w:rsidRPr="00E15468" w:rsidRDefault="001F6883" w:rsidP="001F6883">
            <w:pPr>
              <w:pStyle w:val="Paragraph"/>
              <w:rPr>
                <w:ins w:id="1562" w:author="Patrick Das" w:date="2025-07-14T12:45:00Z" w16du:dateUtc="2025-07-14T07:15:00Z"/>
                <w:rFonts w:ascii="Times New Roman" w:eastAsia="Times New Roman" w:hAnsi="Times New Roman"/>
                <w14:ligatures w14:val="none"/>
              </w:rPr>
            </w:pPr>
          </w:p>
        </w:tc>
        <w:tc>
          <w:tcPr>
            <w:tcW w:w="1559" w:type="dxa"/>
            <w:vMerge/>
          </w:tcPr>
          <w:p w14:paraId="5F6BC822" w14:textId="77777777" w:rsidR="001F6883" w:rsidRPr="00E15468" w:rsidRDefault="001F6883" w:rsidP="001F6883">
            <w:pPr>
              <w:pStyle w:val="Paragraph"/>
              <w:rPr>
                <w:ins w:id="1563" w:author="Patrick Das" w:date="2025-07-14T12:45:00Z" w16du:dateUtc="2025-07-14T07:15:00Z"/>
                <w:rFonts w:ascii="Times New Roman" w:eastAsia="Times New Roman" w:hAnsi="Times New Roman"/>
                <w14:ligatures w14:val="none"/>
              </w:rPr>
            </w:pPr>
          </w:p>
        </w:tc>
      </w:tr>
    </w:tbl>
    <w:p w14:paraId="630B20C6" w14:textId="77777777" w:rsidR="00DE3171" w:rsidRDefault="00DE3171" w:rsidP="00090842">
      <w:pPr>
        <w:rPr>
          <w:ins w:id="1564" w:author="Patrick Das" w:date="2025-07-14T12:35:00Z" w16du:dateUtc="2025-07-14T07:05:00Z"/>
        </w:rPr>
      </w:pPr>
    </w:p>
    <w:p w14:paraId="4F741B7C" w14:textId="232743E1" w:rsidR="001F6883" w:rsidRDefault="001F6883">
      <w:pPr>
        <w:pStyle w:val="Caption"/>
        <w:keepNext/>
        <w:rPr>
          <w:ins w:id="1565" w:author="Patrick Das" w:date="2025-07-14T12:53:00Z" w16du:dateUtc="2025-07-14T07:23:00Z"/>
        </w:rPr>
        <w:pPrChange w:id="1566" w:author="Patrick Das" w:date="2025-07-14T12:53:00Z" w16du:dateUtc="2025-07-14T07:23:00Z">
          <w:pPr/>
        </w:pPrChange>
      </w:pPr>
      <w:ins w:id="1567" w:author="Patrick Das" w:date="2025-07-14T12:53:00Z" w16du:dateUtc="2025-07-14T07:23:00Z">
        <w:r>
          <w:t xml:space="preserve">Table </w:t>
        </w:r>
        <w:r>
          <w:fldChar w:fldCharType="begin"/>
        </w:r>
        <w:r>
          <w:instrText xml:space="preserve"> SEQ Table \* ARABIC </w:instrText>
        </w:r>
      </w:ins>
      <w:r>
        <w:fldChar w:fldCharType="separate"/>
      </w:r>
      <w:ins w:id="1568" w:author="Patrick Das" w:date="2025-07-14T12:53:00Z" w16du:dateUtc="2025-07-14T07:23:00Z">
        <w:r>
          <w:rPr>
            <w:noProof/>
          </w:rPr>
          <w:t>8</w:t>
        </w:r>
        <w:r>
          <w:fldChar w:fldCharType="end"/>
        </w:r>
        <w:r>
          <w:t xml:space="preserve">: </w:t>
        </w:r>
        <w:r w:rsidRPr="00252206">
          <w:t xml:space="preserve"> Coefficient estimates, standard error, degrees of freedom (</w:t>
        </w:r>
        <w:proofErr w:type="spellStart"/>
        <w:r w:rsidRPr="00252206">
          <w:t>df</w:t>
        </w:r>
        <w:proofErr w:type="spellEnd"/>
        <w:r w:rsidRPr="00252206">
          <w:t xml:space="preserve">), t-values, p-values, and R-squared value for the mixed effects model predicting </w:t>
        </w:r>
        <w:r>
          <w:t>form</w:t>
        </w:r>
        <w:r w:rsidRPr="00252206">
          <w:t xml:space="preserve"> complexity from hill/valley classification</w:t>
        </w:r>
      </w:ins>
      <w:ins w:id="1569" w:author="Patrick Das" w:date="2025-07-14T13:36:00Z" w16du:dateUtc="2025-07-14T08:06:00Z">
        <w:r w:rsidR="00293877">
          <w:t xml:space="preserve"> with subfamily as a random effect (10 levels). N = 31.</w:t>
        </w:r>
      </w:ins>
    </w:p>
    <w:tbl>
      <w:tblPr>
        <w:tblStyle w:val="TableGrid"/>
        <w:tblW w:w="9350" w:type="dxa"/>
        <w:tblLayout w:type="fixed"/>
        <w:tblLook w:val="04A0" w:firstRow="1" w:lastRow="0" w:firstColumn="1" w:lastColumn="0" w:noHBand="0" w:noVBand="1"/>
      </w:tblPr>
      <w:tblGrid>
        <w:gridCol w:w="1271"/>
        <w:gridCol w:w="1134"/>
        <w:gridCol w:w="851"/>
        <w:gridCol w:w="992"/>
        <w:gridCol w:w="850"/>
        <w:gridCol w:w="993"/>
        <w:gridCol w:w="1701"/>
        <w:gridCol w:w="1558"/>
      </w:tblGrid>
      <w:tr w:rsidR="00293877" w14:paraId="42E5D538" w14:textId="77777777" w:rsidTr="00293877">
        <w:trPr>
          <w:ins w:id="1570" w:author="Patrick Das" w:date="2025-07-14T12:36:00Z"/>
        </w:trPr>
        <w:tc>
          <w:tcPr>
            <w:tcW w:w="1271" w:type="dxa"/>
          </w:tcPr>
          <w:p w14:paraId="1062D885" w14:textId="77777777" w:rsidR="00BB07E7" w:rsidRDefault="00BB07E7" w:rsidP="00BB07E7">
            <w:pPr>
              <w:pStyle w:val="Paragraph"/>
              <w:rPr>
                <w:ins w:id="1571" w:author="Patrick Das" w:date="2025-07-14T12:36:00Z" w16du:dateUtc="2025-07-14T07:06:00Z"/>
              </w:rPr>
            </w:pPr>
            <w:ins w:id="1572" w:author="Patrick Das" w:date="2025-07-14T12:36:00Z" w16du:dateUtc="2025-07-14T07:06:00Z">
              <w:r>
                <w:t>Parameter</w:t>
              </w:r>
            </w:ins>
          </w:p>
        </w:tc>
        <w:tc>
          <w:tcPr>
            <w:tcW w:w="1134" w:type="dxa"/>
          </w:tcPr>
          <w:p w14:paraId="3B190EDA" w14:textId="77777777" w:rsidR="00BB07E7" w:rsidRDefault="00BB07E7" w:rsidP="00BB07E7">
            <w:pPr>
              <w:pStyle w:val="Paragraph"/>
              <w:rPr>
                <w:ins w:id="1573" w:author="Patrick Das" w:date="2025-07-14T12:36:00Z" w16du:dateUtc="2025-07-14T07:06:00Z"/>
              </w:rPr>
            </w:pPr>
            <w:ins w:id="1574" w:author="Patrick Das" w:date="2025-07-14T12:36:00Z" w16du:dateUtc="2025-07-14T07:06:00Z">
              <w:r>
                <w:t>Estimate</w:t>
              </w:r>
            </w:ins>
          </w:p>
        </w:tc>
        <w:tc>
          <w:tcPr>
            <w:tcW w:w="851" w:type="dxa"/>
          </w:tcPr>
          <w:p w14:paraId="4B5BA54D" w14:textId="77777777" w:rsidR="00BB07E7" w:rsidRDefault="00BB07E7" w:rsidP="00BB07E7">
            <w:pPr>
              <w:pStyle w:val="Paragraph"/>
              <w:rPr>
                <w:ins w:id="1575" w:author="Patrick Das" w:date="2025-07-14T12:36:00Z" w16du:dateUtc="2025-07-14T07:06:00Z"/>
              </w:rPr>
            </w:pPr>
            <w:ins w:id="1576" w:author="Patrick Das" w:date="2025-07-14T12:36:00Z" w16du:dateUtc="2025-07-14T07:06:00Z">
              <w:r>
                <w:t>SE</w:t>
              </w:r>
            </w:ins>
          </w:p>
        </w:tc>
        <w:tc>
          <w:tcPr>
            <w:tcW w:w="992" w:type="dxa"/>
          </w:tcPr>
          <w:p w14:paraId="15E1483A" w14:textId="77777777" w:rsidR="00BB07E7" w:rsidRDefault="00BB07E7" w:rsidP="00BB07E7">
            <w:pPr>
              <w:pStyle w:val="Paragraph"/>
              <w:rPr>
                <w:ins w:id="1577" w:author="Patrick Das" w:date="2025-07-14T12:36:00Z" w16du:dateUtc="2025-07-14T07:06:00Z"/>
              </w:rPr>
            </w:pPr>
            <w:proofErr w:type="spellStart"/>
            <w:ins w:id="1578" w:author="Patrick Das" w:date="2025-07-14T12:36:00Z" w16du:dateUtc="2025-07-14T07:06:00Z">
              <w:r>
                <w:t>df</w:t>
              </w:r>
              <w:proofErr w:type="spellEnd"/>
            </w:ins>
          </w:p>
        </w:tc>
        <w:tc>
          <w:tcPr>
            <w:tcW w:w="850" w:type="dxa"/>
          </w:tcPr>
          <w:p w14:paraId="7E9C96F5" w14:textId="77777777" w:rsidR="00BB07E7" w:rsidRDefault="00BB07E7" w:rsidP="00BB07E7">
            <w:pPr>
              <w:pStyle w:val="Paragraph"/>
              <w:rPr>
                <w:ins w:id="1579" w:author="Patrick Das" w:date="2025-07-14T12:36:00Z" w16du:dateUtc="2025-07-14T07:06:00Z"/>
              </w:rPr>
            </w:pPr>
            <w:ins w:id="1580" w:author="Patrick Das" w:date="2025-07-14T12:36:00Z" w16du:dateUtc="2025-07-14T07:06:00Z">
              <w:r>
                <w:t>t</w:t>
              </w:r>
            </w:ins>
          </w:p>
        </w:tc>
        <w:tc>
          <w:tcPr>
            <w:tcW w:w="993" w:type="dxa"/>
          </w:tcPr>
          <w:p w14:paraId="5858368E" w14:textId="77777777" w:rsidR="00BB07E7" w:rsidRDefault="00BB07E7" w:rsidP="00BB07E7">
            <w:pPr>
              <w:pStyle w:val="Paragraph"/>
              <w:rPr>
                <w:ins w:id="1581" w:author="Patrick Das" w:date="2025-07-14T12:36:00Z" w16du:dateUtc="2025-07-14T07:06:00Z"/>
              </w:rPr>
            </w:pPr>
            <w:ins w:id="1582" w:author="Patrick Das" w:date="2025-07-14T12:36:00Z" w16du:dateUtc="2025-07-14T07:06:00Z">
              <w:r>
                <w:t>p</w:t>
              </w:r>
            </w:ins>
          </w:p>
        </w:tc>
        <w:tc>
          <w:tcPr>
            <w:tcW w:w="1701" w:type="dxa"/>
          </w:tcPr>
          <w:p w14:paraId="67F27DBB" w14:textId="71E1DEB3" w:rsidR="00BB07E7" w:rsidRDefault="00BB07E7" w:rsidP="00BB07E7">
            <w:pPr>
              <w:pStyle w:val="Paragraph"/>
              <w:rPr>
                <w:ins w:id="1583" w:author="Patrick Das" w:date="2025-07-14T12:46:00Z" w16du:dateUtc="2025-07-14T07:16:00Z"/>
              </w:rPr>
            </w:pPr>
            <w:ins w:id="1584" w:author="Patrick Das" w:date="2025-07-14T12:46:00Z" w16du:dateUtc="2025-07-14T07:16:00Z">
              <w:r w:rsidRPr="00C359E2">
                <w:t>Conditional R</w:t>
              </w:r>
              <w:r w:rsidRPr="00C359E2">
                <w:rPr>
                  <w:vertAlign w:val="superscript"/>
                </w:rPr>
                <w:t>2</w:t>
              </w:r>
            </w:ins>
          </w:p>
        </w:tc>
        <w:tc>
          <w:tcPr>
            <w:tcW w:w="1558" w:type="dxa"/>
          </w:tcPr>
          <w:p w14:paraId="5CCE6EC3" w14:textId="01296E38" w:rsidR="00BB07E7" w:rsidRDefault="00BB07E7" w:rsidP="00BB07E7">
            <w:pPr>
              <w:pStyle w:val="Paragraph"/>
              <w:rPr>
                <w:ins w:id="1585" w:author="Patrick Das" w:date="2025-07-14T12:46:00Z" w16du:dateUtc="2025-07-14T07:16:00Z"/>
              </w:rPr>
            </w:pPr>
            <w:ins w:id="1586" w:author="Patrick Das" w:date="2025-07-14T12:46:00Z" w16du:dateUtc="2025-07-14T07:16:00Z">
              <w:r w:rsidRPr="00C359E2">
                <w:t>Marginal R</w:t>
              </w:r>
              <w:r w:rsidRPr="00C359E2">
                <w:rPr>
                  <w:vertAlign w:val="superscript"/>
                </w:rPr>
                <w:t>2</w:t>
              </w:r>
            </w:ins>
          </w:p>
        </w:tc>
      </w:tr>
      <w:tr w:rsidR="008E4B25" w14:paraId="329F9EC5" w14:textId="77777777" w:rsidTr="008E4B25">
        <w:trPr>
          <w:ins w:id="1587" w:author="Patrick Das" w:date="2025-07-14T12:36:00Z"/>
        </w:trPr>
        <w:tc>
          <w:tcPr>
            <w:tcW w:w="1271" w:type="dxa"/>
          </w:tcPr>
          <w:p w14:paraId="4EDFC664" w14:textId="55F5CFFC" w:rsidR="008E4B25" w:rsidRDefault="008E4B25" w:rsidP="008E4B25">
            <w:pPr>
              <w:pStyle w:val="Paragraph"/>
              <w:rPr>
                <w:ins w:id="1588" w:author="Patrick Das" w:date="2025-07-14T12:36:00Z" w16du:dateUtc="2025-07-14T07:06:00Z"/>
              </w:rPr>
            </w:pPr>
            <w:ins w:id="1589" w:author="Patrick Das" w:date="2025-07-14T12:39:00Z" w16du:dateUtc="2025-07-14T07:09:00Z">
              <w:r>
                <w:lastRenderedPageBreak/>
                <w:t>Intercept (Hill)</w:t>
              </w:r>
            </w:ins>
          </w:p>
        </w:tc>
        <w:tc>
          <w:tcPr>
            <w:tcW w:w="1134" w:type="dxa"/>
            <w:vAlign w:val="center"/>
          </w:tcPr>
          <w:p w14:paraId="79CABB2C" w14:textId="68A89AB8" w:rsidR="008E4B25" w:rsidRDefault="008E4B25" w:rsidP="008E4B25">
            <w:pPr>
              <w:pStyle w:val="Paragraph"/>
              <w:rPr>
                <w:ins w:id="1590" w:author="Patrick Das" w:date="2025-07-14T12:36:00Z" w16du:dateUtc="2025-07-14T07:06:00Z"/>
              </w:rPr>
            </w:pPr>
            <w:ins w:id="1591" w:author="Patrick Das" w:date="2025-07-14T12:36:00Z" w16du:dateUtc="2025-07-14T07:06:00Z">
              <w:r w:rsidRPr="00E15468">
                <w:rPr>
                  <w:rFonts w:ascii="Times New Roman" w:eastAsia="Times New Roman" w:hAnsi="Times New Roman"/>
                  <w14:ligatures w14:val="none"/>
                </w:rPr>
                <w:t>–0.208</w:t>
              </w:r>
            </w:ins>
          </w:p>
        </w:tc>
        <w:tc>
          <w:tcPr>
            <w:tcW w:w="851" w:type="dxa"/>
            <w:vAlign w:val="center"/>
          </w:tcPr>
          <w:p w14:paraId="717B86CF" w14:textId="060DC472" w:rsidR="008E4B25" w:rsidRDefault="008E4B25" w:rsidP="008E4B25">
            <w:pPr>
              <w:pStyle w:val="Paragraph"/>
              <w:rPr>
                <w:ins w:id="1592" w:author="Patrick Das" w:date="2025-07-14T12:36:00Z" w16du:dateUtc="2025-07-14T07:06:00Z"/>
              </w:rPr>
            </w:pPr>
            <w:ins w:id="1593" w:author="Patrick Das" w:date="2025-07-14T12:36:00Z" w16du:dateUtc="2025-07-14T07:06:00Z">
              <w:r w:rsidRPr="00E15468">
                <w:rPr>
                  <w:rFonts w:ascii="Times New Roman" w:eastAsia="Times New Roman" w:hAnsi="Times New Roman"/>
                  <w14:ligatures w14:val="none"/>
                </w:rPr>
                <w:t>0.245</w:t>
              </w:r>
            </w:ins>
          </w:p>
        </w:tc>
        <w:tc>
          <w:tcPr>
            <w:tcW w:w="992" w:type="dxa"/>
            <w:vAlign w:val="center"/>
          </w:tcPr>
          <w:p w14:paraId="2AEFAEE8" w14:textId="093BD118" w:rsidR="008E4B25" w:rsidRDefault="008E4B25" w:rsidP="008E4B25">
            <w:pPr>
              <w:pStyle w:val="Paragraph"/>
              <w:rPr>
                <w:ins w:id="1594" w:author="Patrick Das" w:date="2025-07-14T12:36:00Z" w16du:dateUtc="2025-07-14T07:06:00Z"/>
              </w:rPr>
            </w:pPr>
            <w:ins w:id="1595" w:author="Patrick Das" w:date="2025-07-14T12:36:00Z" w16du:dateUtc="2025-07-14T07:06:00Z">
              <w:r w:rsidRPr="00E15468">
                <w:rPr>
                  <w:rFonts w:ascii="Times New Roman" w:eastAsia="Times New Roman" w:hAnsi="Times New Roman"/>
                  <w14:ligatures w14:val="none"/>
                </w:rPr>
                <w:t>10.83</w:t>
              </w:r>
            </w:ins>
          </w:p>
        </w:tc>
        <w:tc>
          <w:tcPr>
            <w:tcW w:w="850" w:type="dxa"/>
            <w:vAlign w:val="center"/>
          </w:tcPr>
          <w:p w14:paraId="4815CFED" w14:textId="36AE00C1" w:rsidR="008E4B25" w:rsidRDefault="008E4B25" w:rsidP="008E4B25">
            <w:pPr>
              <w:pStyle w:val="Paragraph"/>
              <w:rPr>
                <w:ins w:id="1596" w:author="Patrick Das" w:date="2025-07-14T12:36:00Z" w16du:dateUtc="2025-07-14T07:06:00Z"/>
              </w:rPr>
            </w:pPr>
            <w:ins w:id="1597" w:author="Patrick Das" w:date="2025-07-14T12:36:00Z" w16du:dateUtc="2025-07-14T07:06:00Z">
              <w:r w:rsidRPr="00E15468">
                <w:rPr>
                  <w:rFonts w:ascii="Times New Roman" w:eastAsia="Times New Roman" w:hAnsi="Times New Roman"/>
                  <w14:ligatures w14:val="none"/>
                </w:rPr>
                <w:t>–0.85</w:t>
              </w:r>
            </w:ins>
          </w:p>
        </w:tc>
        <w:tc>
          <w:tcPr>
            <w:tcW w:w="993" w:type="dxa"/>
            <w:vAlign w:val="center"/>
          </w:tcPr>
          <w:p w14:paraId="07D6822E" w14:textId="1153D227" w:rsidR="008E4B25" w:rsidRDefault="008E4B25" w:rsidP="008E4B25">
            <w:pPr>
              <w:pStyle w:val="Paragraph"/>
              <w:rPr>
                <w:ins w:id="1598" w:author="Patrick Das" w:date="2025-07-14T12:36:00Z" w16du:dateUtc="2025-07-14T07:06:00Z"/>
              </w:rPr>
            </w:pPr>
            <w:ins w:id="1599" w:author="Patrick Das" w:date="2025-07-14T12:36:00Z" w16du:dateUtc="2025-07-14T07:06:00Z">
              <w:r w:rsidRPr="00E15468">
                <w:rPr>
                  <w:rFonts w:ascii="Times New Roman" w:eastAsia="Times New Roman" w:hAnsi="Times New Roman"/>
                  <w14:ligatures w14:val="none"/>
                </w:rPr>
                <w:t>0.414</w:t>
              </w:r>
            </w:ins>
          </w:p>
        </w:tc>
        <w:tc>
          <w:tcPr>
            <w:tcW w:w="1701" w:type="dxa"/>
            <w:vMerge w:val="restart"/>
          </w:tcPr>
          <w:p w14:paraId="104FEA6E" w14:textId="588FC287" w:rsidR="008E4B25" w:rsidRPr="00E15468" w:rsidRDefault="008E4B25" w:rsidP="008E4B25">
            <w:pPr>
              <w:pStyle w:val="Paragraph"/>
              <w:rPr>
                <w:ins w:id="1600" w:author="Patrick Das" w:date="2025-07-14T12:46:00Z" w16du:dateUtc="2025-07-14T07:16:00Z"/>
                <w:rFonts w:ascii="Times New Roman" w:eastAsia="Times New Roman" w:hAnsi="Times New Roman"/>
                <w14:ligatures w14:val="none"/>
              </w:rPr>
            </w:pPr>
            <w:ins w:id="1601" w:author="Patrick Das" w:date="2025-07-14T12:49:00Z" w16du:dateUtc="2025-07-14T07:19:00Z">
              <w:r w:rsidRPr="00C359E2">
                <w:rPr>
                  <w:rStyle w:val="VerbatimChar"/>
                  <w:rFonts w:asciiTheme="minorHAnsi" w:hAnsiTheme="minorHAnsi"/>
                </w:rPr>
                <w:t>0.120</w:t>
              </w:r>
            </w:ins>
          </w:p>
        </w:tc>
        <w:tc>
          <w:tcPr>
            <w:tcW w:w="1558" w:type="dxa"/>
            <w:vMerge w:val="restart"/>
          </w:tcPr>
          <w:p w14:paraId="64E13DDF" w14:textId="1A2446D0" w:rsidR="008E4B25" w:rsidRPr="00E15468" w:rsidRDefault="008E4B25" w:rsidP="008E4B25">
            <w:pPr>
              <w:pStyle w:val="Paragraph"/>
              <w:rPr>
                <w:ins w:id="1602" w:author="Patrick Das" w:date="2025-07-14T12:46:00Z" w16du:dateUtc="2025-07-14T07:16:00Z"/>
                <w:rFonts w:ascii="Times New Roman" w:eastAsia="Times New Roman" w:hAnsi="Times New Roman"/>
                <w14:ligatures w14:val="none"/>
              </w:rPr>
            </w:pPr>
            <w:ins w:id="1603" w:author="Patrick Das" w:date="2025-07-14T12:49:00Z" w16du:dateUtc="2025-07-14T07:19:00Z">
              <w:r w:rsidRPr="00C359E2">
                <w:rPr>
                  <w:rStyle w:val="VerbatimChar"/>
                  <w:rFonts w:asciiTheme="minorHAnsi" w:hAnsiTheme="minorHAnsi"/>
                </w:rPr>
                <w:t>0.072</w:t>
              </w:r>
            </w:ins>
          </w:p>
        </w:tc>
      </w:tr>
      <w:tr w:rsidR="008E4B25" w14:paraId="66521DE4" w14:textId="77777777" w:rsidTr="008E4B25">
        <w:trPr>
          <w:ins w:id="1604" w:author="Patrick Das" w:date="2025-07-14T12:36:00Z"/>
        </w:trPr>
        <w:tc>
          <w:tcPr>
            <w:tcW w:w="1271" w:type="dxa"/>
          </w:tcPr>
          <w:p w14:paraId="5D2E0CD9" w14:textId="689F37A2" w:rsidR="008E4B25" w:rsidRDefault="008E4B25" w:rsidP="008E4B25">
            <w:pPr>
              <w:pStyle w:val="Paragraph"/>
              <w:rPr>
                <w:ins w:id="1605" w:author="Patrick Das" w:date="2025-07-14T12:36:00Z" w16du:dateUtc="2025-07-14T07:06:00Z"/>
              </w:rPr>
            </w:pPr>
            <w:ins w:id="1606" w:author="Patrick Das" w:date="2025-07-14T12:39:00Z" w16du:dateUtc="2025-07-14T07:09:00Z">
              <w:r>
                <w:t>Split</w:t>
              </w:r>
            </w:ins>
          </w:p>
        </w:tc>
        <w:tc>
          <w:tcPr>
            <w:tcW w:w="1134" w:type="dxa"/>
            <w:vAlign w:val="center"/>
          </w:tcPr>
          <w:p w14:paraId="4AAFD858" w14:textId="72D5C20D" w:rsidR="008E4B25" w:rsidRDefault="008E4B25" w:rsidP="008E4B25">
            <w:pPr>
              <w:pStyle w:val="Paragraph"/>
              <w:rPr>
                <w:ins w:id="1607" w:author="Patrick Das" w:date="2025-07-14T12:36:00Z" w16du:dateUtc="2025-07-14T07:06:00Z"/>
              </w:rPr>
            </w:pPr>
            <w:ins w:id="1608" w:author="Patrick Das" w:date="2025-07-14T12:36:00Z" w16du:dateUtc="2025-07-14T07:06:00Z">
              <w:r w:rsidRPr="00E15468">
                <w:rPr>
                  <w:rFonts w:ascii="Times New Roman" w:eastAsia="Times New Roman" w:hAnsi="Times New Roman"/>
                  <w14:ligatures w14:val="none"/>
                </w:rPr>
                <w:t>0.413</w:t>
              </w:r>
            </w:ins>
          </w:p>
        </w:tc>
        <w:tc>
          <w:tcPr>
            <w:tcW w:w="851" w:type="dxa"/>
            <w:vAlign w:val="center"/>
          </w:tcPr>
          <w:p w14:paraId="570B76F1" w14:textId="5D6ECAE1" w:rsidR="008E4B25" w:rsidRDefault="008E4B25" w:rsidP="008E4B25">
            <w:pPr>
              <w:pStyle w:val="Paragraph"/>
              <w:rPr>
                <w:ins w:id="1609" w:author="Patrick Das" w:date="2025-07-14T12:36:00Z" w16du:dateUtc="2025-07-14T07:06:00Z"/>
              </w:rPr>
            </w:pPr>
            <w:ins w:id="1610" w:author="Patrick Das" w:date="2025-07-14T12:36:00Z" w16du:dateUtc="2025-07-14T07:06:00Z">
              <w:r w:rsidRPr="00E15468">
                <w:rPr>
                  <w:rFonts w:ascii="Times New Roman" w:eastAsia="Times New Roman" w:hAnsi="Times New Roman"/>
                  <w14:ligatures w14:val="none"/>
                </w:rPr>
                <w:t>0.440</w:t>
              </w:r>
            </w:ins>
          </w:p>
        </w:tc>
        <w:tc>
          <w:tcPr>
            <w:tcW w:w="992" w:type="dxa"/>
            <w:vAlign w:val="center"/>
          </w:tcPr>
          <w:p w14:paraId="6DDEE69F" w14:textId="422DE0E0" w:rsidR="008E4B25" w:rsidRDefault="008E4B25" w:rsidP="008E4B25">
            <w:pPr>
              <w:pStyle w:val="Paragraph"/>
              <w:rPr>
                <w:ins w:id="1611" w:author="Patrick Das" w:date="2025-07-14T12:36:00Z" w16du:dateUtc="2025-07-14T07:06:00Z"/>
              </w:rPr>
            </w:pPr>
            <w:ins w:id="1612" w:author="Patrick Das" w:date="2025-07-14T12:36:00Z" w16du:dateUtc="2025-07-14T07:06:00Z">
              <w:r w:rsidRPr="00E15468">
                <w:rPr>
                  <w:rFonts w:ascii="Times New Roman" w:eastAsia="Times New Roman" w:hAnsi="Times New Roman"/>
                  <w14:ligatures w14:val="none"/>
                </w:rPr>
                <w:t>24.49</w:t>
              </w:r>
            </w:ins>
          </w:p>
        </w:tc>
        <w:tc>
          <w:tcPr>
            <w:tcW w:w="850" w:type="dxa"/>
            <w:vAlign w:val="center"/>
          </w:tcPr>
          <w:p w14:paraId="1B425142" w14:textId="555AF614" w:rsidR="008E4B25" w:rsidRDefault="008E4B25" w:rsidP="008E4B25">
            <w:pPr>
              <w:pStyle w:val="Paragraph"/>
              <w:rPr>
                <w:ins w:id="1613" w:author="Patrick Das" w:date="2025-07-14T12:36:00Z" w16du:dateUtc="2025-07-14T07:06:00Z"/>
              </w:rPr>
            </w:pPr>
            <w:ins w:id="1614" w:author="Patrick Das" w:date="2025-07-14T12:36:00Z" w16du:dateUtc="2025-07-14T07:06:00Z">
              <w:r w:rsidRPr="00E15468">
                <w:rPr>
                  <w:rFonts w:ascii="Times New Roman" w:eastAsia="Times New Roman" w:hAnsi="Times New Roman"/>
                  <w14:ligatures w14:val="none"/>
                </w:rPr>
                <w:t>0.94</w:t>
              </w:r>
            </w:ins>
          </w:p>
        </w:tc>
        <w:tc>
          <w:tcPr>
            <w:tcW w:w="993" w:type="dxa"/>
            <w:vAlign w:val="center"/>
          </w:tcPr>
          <w:p w14:paraId="5A340F3E" w14:textId="0364B234" w:rsidR="008E4B25" w:rsidRDefault="008E4B25" w:rsidP="008E4B25">
            <w:pPr>
              <w:pStyle w:val="Paragraph"/>
              <w:rPr>
                <w:ins w:id="1615" w:author="Patrick Das" w:date="2025-07-14T12:36:00Z" w16du:dateUtc="2025-07-14T07:06:00Z"/>
              </w:rPr>
            </w:pPr>
            <w:ins w:id="1616" w:author="Patrick Das" w:date="2025-07-14T12:36:00Z" w16du:dateUtc="2025-07-14T07:06:00Z">
              <w:r w:rsidRPr="00E15468">
                <w:rPr>
                  <w:rFonts w:ascii="Times New Roman" w:eastAsia="Times New Roman" w:hAnsi="Times New Roman"/>
                  <w14:ligatures w14:val="none"/>
                </w:rPr>
                <w:t>0.358</w:t>
              </w:r>
            </w:ins>
          </w:p>
        </w:tc>
        <w:tc>
          <w:tcPr>
            <w:tcW w:w="1701" w:type="dxa"/>
            <w:vMerge/>
          </w:tcPr>
          <w:p w14:paraId="495D6263" w14:textId="77777777" w:rsidR="008E4B25" w:rsidRPr="00E15468" w:rsidRDefault="008E4B25" w:rsidP="008E4B25">
            <w:pPr>
              <w:pStyle w:val="Paragraph"/>
              <w:rPr>
                <w:ins w:id="1617" w:author="Patrick Das" w:date="2025-07-14T12:46:00Z" w16du:dateUtc="2025-07-14T07:16:00Z"/>
                <w:rFonts w:ascii="Times New Roman" w:eastAsia="Times New Roman" w:hAnsi="Times New Roman"/>
                <w14:ligatures w14:val="none"/>
              </w:rPr>
            </w:pPr>
          </w:p>
        </w:tc>
        <w:tc>
          <w:tcPr>
            <w:tcW w:w="1558" w:type="dxa"/>
            <w:vMerge/>
          </w:tcPr>
          <w:p w14:paraId="1E945C2A" w14:textId="77777777" w:rsidR="008E4B25" w:rsidRPr="00E15468" w:rsidRDefault="008E4B25" w:rsidP="008E4B25">
            <w:pPr>
              <w:pStyle w:val="Paragraph"/>
              <w:rPr>
                <w:ins w:id="1618" w:author="Patrick Das" w:date="2025-07-14T12:46:00Z" w16du:dateUtc="2025-07-14T07:16:00Z"/>
                <w:rFonts w:ascii="Times New Roman" w:eastAsia="Times New Roman" w:hAnsi="Times New Roman"/>
                <w14:ligatures w14:val="none"/>
              </w:rPr>
            </w:pPr>
          </w:p>
        </w:tc>
      </w:tr>
      <w:tr w:rsidR="008E4B25" w14:paraId="6D074E41" w14:textId="77777777" w:rsidTr="008E4B25">
        <w:trPr>
          <w:ins w:id="1619" w:author="Patrick Das" w:date="2025-07-14T12:36:00Z"/>
        </w:trPr>
        <w:tc>
          <w:tcPr>
            <w:tcW w:w="1271" w:type="dxa"/>
          </w:tcPr>
          <w:p w14:paraId="2E1D4035" w14:textId="39AFA589" w:rsidR="008E4B25" w:rsidRDefault="008E4B25" w:rsidP="008E4B25">
            <w:pPr>
              <w:pStyle w:val="Paragraph"/>
              <w:rPr>
                <w:ins w:id="1620" w:author="Patrick Das" w:date="2025-07-14T12:36:00Z" w16du:dateUtc="2025-07-14T07:06:00Z"/>
              </w:rPr>
            </w:pPr>
            <w:ins w:id="1621" w:author="Patrick Das" w:date="2025-07-14T12:39:00Z" w16du:dateUtc="2025-07-14T07:09:00Z">
              <w:r>
                <w:t>Valley</w:t>
              </w:r>
            </w:ins>
          </w:p>
        </w:tc>
        <w:tc>
          <w:tcPr>
            <w:tcW w:w="1134" w:type="dxa"/>
            <w:vAlign w:val="center"/>
          </w:tcPr>
          <w:p w14:paraId="33350F11" w14:textId="3BD1294F" w:rsidR="008E4B25" w:rsidRDefault="008E4B25" w:rsidP="008E4B25">
            <w:pPr>
              <w:pStyle w:val="Paragraph"/>
              <w:rPr>
                <w:ins w:id="1622" w:author="Patrick Das" w:date="2025-07-14T12:36:00Z" w16du:dateUtc="2025-07-14T07:06:00Z"/>
              </w:rPr>
            </w:pPr>
            <w:ins w:id="1623" w:author="Patrick Das" w:date="2025-07-14T12:36:00Z" w16du:dateUtc="2025-07-14T07:06:00Z">
              <w:r w:rsidRPr="00E15468">
                <w:rPr>
                  <w:rFonts w:ascii="Times New Roman" w:eastAsia="Times New Roman" w:hAnsi="Times New Roman"/>
                  <w14:ligatures w14:val="none"/>
                </w:rPr>
                <w:t>0.714</w:t>
              </w:r>
            </w:ins>
          </w:p>
        </w:tc>
        <w:tc>
          <w:tcPr>
            <w:tcW w:w="851" w:type="dxa"/>
            <w:vAlign w:val="center"/>
          </w:tcPr>
          <w:p w14:paraId="158FC28A" w14:textId="14A10454" w:rsidR="008E4B25" w:rsidRDefault="008E4B25" w:rsidP="008E4B25">
            <w:pPr>
              <w:pStyle w:val="Paragraph"/>
              <w:rPr>
                <w:ins w:id="1624" w:author="Patrick Das" w:date="2025-07-14T12:36:00Z" w16du:dateUtc="2025-07-14T07:06:00Z"/>
              </w:rPr>
            </w:pPr>
            <w:ins w:id="1625" w:author="Patrick Das" w:date="2025-07-14T12:36:00Z" w16du:dateUtc="2025-07-14T07:06:00Z">
              <w:r w:rsidRPr="00E15468">
                <w:rPr>
                  <w:rFonts w:ascii="Times New Roman" w:eastAsia="Times New Roman" w:hAnsi="Times New Roman"/>
                  <w14:ligatures w14:val="none"/>
                </w:rPr>
                <w:t>0.503</w:t>
              </w:r>
            </w:ins>
          </w:p>
        </w:tc>
        <w:tc>
          <w:tcPr>
            <w:tcW w:w="992" w:type="dxa"/>
            <w:vAlign w:val="center"/>
          </w:tcPr>
          <w:p w14:paraId="4726E6EC" w14:textId="4136FADA" w:rsidR="008E4B25" w:rsidRDefault="008E4B25" w:rsidP="008E4B25">
            <w:pPr>
              <w:pStyle w:val="Paragraph"/>
              <w:rPr>
                <w:ins w:id="1626" w:author="Patrick Das" w:date="2025-07-14T12:36:00Z" w16du:dateUtc="2025-07-14T07:06:00Z"/>
              </w:rPr>
            </w:pPr>
            <w:ins w:id="1627" w:author="Patrick Das" w:date="2025-07-14T12:36:00Z" w16du:dateUtc="2025-07-14T07:06:00Z">
              <w:r w:rsidRPr="00E15468">
                <w:rPr>
                  <w:rFonts w:ascii="Times New Roman" w:eastAsia="Times New Roman" w:hAnsi="Times New Roman"/>
                  <w14:ligatures w14:val="none"/>
                </w:rPr>
                <w:t>26.11</w:t>
              </w:r>
            </w:ins>
          </w:p>
        </w:tc>
        <w:tc>
          <w:tcPr>
            <w:tcW w:w="850" w:type="dxa"/>
            <w:vAlign w:val="center"/>
          </w:tcPr>
          <w:p w14:paraId="3A75CDD1" w14:textId="0E39E703" w:rsidR="008E4B25" w:rsidRDefault="008E4B25" w:rsidP="008E4B25">
            <w:pPr>
              <w:pStyle w:val="Paragraph"/>
              <w:rPr>
                <w:ins w:id="1628" w:author="Patrick Das" w:date="2025-07-14T12:36:00Z" w16du:dateUtc="2025-07-14T07:06:00Z"/>
              </w:rPr>
            </w:pPr>
            <w:ins w:id="1629" w:author="Patrick Das" w:date="2025-07-14T12:36:00Z" w16du:dateUtc="2025-07-14T07:06:00Z">
              <w:r w:rsidRPr="00E15468">
                <w:rPr>
                  <w:rFonts w:ascii="Times New Roman" w:eastAsia="Times New Roman" w:hAnsi="Times New Roman"/>
                  <w14:ligatures w14:val="none"/>
                </w:rPr>
                <w:t>1.42</w:t>
              </w:r>
            </w:ins>
          </w:p>
        </w:tc>
        <w:tc>
          <w:tcPr>
            <w:tcW w:w="993" w:type="dxa"/>
            <w:vAlign w:val="center"/>
          </w:tcPr>
          <w:p w14:paraId="54659BD9" w14:textId="2569868A" w:rsidR="008E4B25" w:rsidRDefault="008E4B25" w:rsidP="008E4B25">
            <w:pPr>
              <w:pStyle w:val="Paragraph"/>
              <w:rPr>
                <w:ins w:id="1630" w:author="Patrick Das" w:date="2025-07-14T12:36:00Z" w16du:dateUtc="2025-07-14T07:06:00Z"/>
              </w:rPr>
            </w:pPr>
            <w:ins w:id="1631" w:author="Patrick Das" w:date="2025-07-14T12:36:00Z" w16du:dateUtc="2025-07-14T07:06:00Z">
              <w:r w:rsidRPr="00E15468">
                <w:rPr>
                  <w:rFonts w:ascii="Times New Roman" w:eastAsia="Times New Roman" w:hAnsi="Times New Roman"/>
                  <w14:ligatures w14:val="none"/>
                </w:rPr>
                <w:t>0.168</w:t>
              </w:r>
            </w:ins>
          </w:p>
        </w:tc>
        <w:tc>
          <w:tcPr>
            <w:tcW w:w="1701" w:type="dxa"/>
            <w:vMerge/>
          </w:tcPr>
          <w:p w14:paraId="09C48F5C" w14:textId="77777777" w:rsidR="008E4B25" w:rsidRPr="00E15468" w:rsidRDefault="008E4B25" w:rsidP="008E4B25">
            <w:pPr>
              <w:pStyle w:val="Paragraph"/>
              <w:rPr>
                <w:ins w:id="1632" w:author="Patrick Das" w:date="2025-07-14T12:46:00Z" w16du:dateUtc="2025-07-14T07:16:00Z"/>
                <w:rFonts w:ascii="Times New Roman" w:eastAsia="Times New Roman" w:hAnsi="Times New Roman"/>
                <w14:ligatures w14:val="none"/>
              </w:rPr>
            </w:pPr>
          </w:p>
        </w:tc>
        <w:tc>
          <w:tcPr>
            <w:tcW w:w="1558" w:type="dxa"/>
            <w:vMerge/>
          </w:tcPr>
          <w:p w14:paraId="54BC78BD" w14:textId="77777777" w:rsidR="008E4B25" w:rsidRPr="00E15468" w:rsidRDefault="008E4B25" w:rsidP="008E4B25">
            <w:pPr>
              <w:pStyle w:val="Paragraph"/>
              <w:rPr>
                <w:ins w:id="1633" w:author="Patrick Das" w:date="2025-07-14T12:46:00Z" w16du:dateUtc="2025-07-14T07:16:00Z"/>
                <w:rFonts w:ascii="Times New Roman" w:eastAsia="Times New Roman" w:hAnsi="Times New Roman"/>
                <w14:ligatures w14:val="none"/>
              </w:rPr>
            </w:pPr>
          </w:p>
        </w:tc>
      </w:tr>
    </w:tbl>
    <w:tbl>
      <w:tblPr>
        <w:tblW w:w="0" w:type="auto"/>
        <w:tblCellSpacing w:w="15" w:type="dxa"/>
        <w:tblCellMar>
          <w:top w:w="15" w:type="dxa"/>
          <w:left w:w="15" w:type="dxa"/>
          <w:bottom w:w="15" w:type="dxa"/>
          <w:right w:w="15" w:type="dxa"/>
        </w:tblCellMar>
        <w:tblLook w:val="04A0" w:firstRow="1" w:lastRow="0" w:firstColumn="1" w:lastColumn="0" w:noHBand="0" w:noVBand="1"/>
        <w:tblPrChange w:id="1634" w:author="Patrick Das" w:date="2025-07-14T12:36:00Z" w16du:dateUtc="2025-07-14T07:0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1"/>
        <w:gridCol w:w="66"/>
        <w:gridCol w:w="66"/>
        <w:gridCol w:w="66"/>
        <w:gridCol w:w="66"/>
        <w:gridCol w:w="66"/>
        <w:gridCol w:w="81"/>
        <w:tblGridChange w:id="1635">
          <w:tblGrid>
            <w:gridCol w:w="81"/>
            <w:gridCol w:w="66"/>
            <w:gridCol w:w="66"/>
            <w:gridCol w:w="66"/>
            <w:gridCol w:w="66"/>
            <w:gridCol w:w="66"/>
            <w:gridCol w:w="81"/>
            <w:gridCol w:w="2197"/>
            <w:gridCol w:w="1467"/>
            <w:gridCol w:w="967"/>
            <w:gridCol w:w="600"/>
            <w:gridCol w:w="600"/>
            <w:gridCol w:w="600"/>
            <w:gridCol w:w="615"/>
          </w:tblGrid>
        </w:tblGridChange>
      </w:tblGrid>
      <w:tr w:rsidR="00E15468" w:rsidRPr="00E15468" w14:paraId="342E4D06" w14:textId="77777777" w:rsidTr="00D931D6">
        <w:trPr>
          <w:tblCellSpacing w:w="15" w:type="dxa"/>
          <w:ins w:id="1636" w:author="Patrick Das" w:date="2025-07-14T12:34:00Z"/>
          <w:trPrChange w:id="1637" w:author="Patrick Das" w:date="2025-07-14T12:36:00Z" w16du:dateUtc="2025-07-14T07:06:00Z">
            <w:trPr>
              <w:tblCellSpacing w:w="15" w:type="dxa"/>
            </w:trPr>
          </w:trPrChange>
        </w:trPr>
        <w:tc>
          <w:tcPr>
            <w:tcW w:w="0" w:type="auto"/>
            <w:vAlign w:val="center"/>
            <w:hideMark/>
            <w:tcPrChange w:id="1638" w:author="Patrick Das" w:date="2025-07-14T12:36:00Z" w16du:dateUtc="2025-07-14T07:06:00Z">
              <w:tcPr>
                <w:tcW w:w="0" w:type="auto"/>
                <w:gridSpan w:val="8"/>
                <w:vAlign w:val="center"/>
                <w:hideMark/>
              </w:tcPr>
            </w:tcPrChange>
          </w:tcPr>
          <w:p w14:paraId="1BED91E0" w14:textId="77777777" w:rsidR="00E15468" w:rsidRPr="00E15468" w:rsidRDefault="00E15468" w:rsidP="00E15468">
            <w:pPr>
              <w:spacing w:after="0" w:line="240" w:lineRule="auto"/>
              <w:rPr>
                <w:ins w:id="1639" w:author="Patrick Das" w:date="2025-07-14T12:34:00Z" w16du:dateUtc="2025-07-14T07:04:00Z"/>
                <w:rFonts w:ascii="Times New Roman" w:eastAsia="Times New Roman" w:hAnsi="Times New Roman" w:cs="Times New Roman"/>
                <w:kern w:val="0"/>
                <w14:ligatures w14:val="none"/>
              </w:rPr>
            </w:pPr>
          </w:p>
        </w:tc>
        <w:tc>
          <w:tcPr>
            <w:tcW w:w="0" w:type="auto"/>
            <w:vAlign w:val="center"/>
            <w:tcPrChange w:id="1640" w:author="Patrick Das" w:date="2025-07-14T12:36:00Z" w16du:dateUtc="2025-07-14T07:06:00Z">
              <w:tcPr>
                <w:tcW w:w="0" w:type="auto"/>
                <w:vAlign w:val="center"/>
              </w:tcPr>
            </w:tcPrChange>
          </w:tcPr>
          <w:p w14:paraId="0401F500" w14:textId="47EE4210" w:rsidR="00E15468" w:rsidRPr="00E15468" w:rsidRDefault="00E15468" w:rsidP="00E15468">
            <w:pPr>
              <w:spacing w:after="0" w:line="240" w:lineRule="auto"/>
              <w:rPr>
                <w:ins w:id="1641" w:author="Patrick Das" w:date="2025-07-14T12:34:00Z" w16du:dateUtc="2025-07-14T07:04:00Z"/>
                <w:rFonts w:ascii="Times New Roman" w:eastAsia="Times New Roman" w:hAnsi="Times New Roman" w:cs="Times New Roman"/>
                <w:kern w:val="0"/>
                <w14:ligatures w14:val="none"/>
              </w:rPr>
            </w:pPr>
          </w:p>
        </w:tc>
        <w:tc>
          <w:tcPr>
            <w:tcW w:w="0" w:type="auto"/>
            <w:vAlign w:val="center"/>
            <w:tcPrChange w:id="1642" w:author="Patrick Das" w:date="2025-07-14T12:36:00Z" w16du:dateUtc="2025-07-14T07:06:00Z">
              <w:tcPr>
                <w:tcW w:w="0" w:type="auto"/>
                <w:vAlign w:val="center"/>
              </w:tcPr>
            </w:tcPrChange>
          </w:tcPr>
          <w:p w14:paraId="5A20C46F" w14:textId="0BB8B46C" w:rsidR="00E15468" w:rsidRPr="00E15468" w:rsidRDefault="00E15468" w:rsidP="00E15468">
            <w:pPr>
              <w:spacing w:after="0" w:line="240" w:lineRule="auto"/>
              <w:rPr>
                <w:ins w:id="1643" w:author="Patrick Das" w:date="2025-07-14T12:34:00Z" w16du:dateUtc="2025-07-14T07:04:00Z"/>
                <w:rFonts w:ascii="Times New Roman" w:eastAsia="Times New Roman" w:hAnsi="Times New Roman" w:cs="Times New Roman"/>
                <w:kern w:val="0"/>
                <w14:ligatures w14:val="none"/>
              </w:rPr>
            </w:pPr>
          </w:p>
        </w:tc>
        <w:tc>
          <w:tcPr>
            <w:tcW w:w="0" w:type="auto"/>
            <w:vAlign w:val="center"/>
            <w:tcPrChange w:id="1644" w:author="Patrick Das" w:date="2025-07-14T12:36:00Z" w16du:dateUtc="2025-07-14T07:06:00Z">
              <w:tcPr>
                <w:tcW w:w="0" w:type="auto"/>
                <w:vAlign w:val="center"/>
              </w:tcPr>
            </w:tcPrChange>
          </w:tcPr>
          <w:p w14:paraId="361CC272" w14:textId="3CF12F84" w:rsidR="00E15468" w:rsidRPr="00E15468" w:rsidRDefault="00E15468" w:rsidP="00E15468">
            <w:pPr>
              <w:spacing w:after="0" w:line="240" w:lineRule="auto"/>
              <w:rPr>
                <w:ins w:id="1645" w:author="Patrick Das" w:date="2025-07-14T12:34:00Z" w16du:dateUtc="2025-07-14T07:04:00Z"/>
                <w:rFonts w:ascii="Times New Roman" w:eastAsia="Times New Roman" w:hAnsi="Times New Roman" w:cs="Times New Roman"/>
                <w:kern w:val="0"/>
                <w14:ligatures w14:val="none"/>
              </w:rPr>
            </w:pPr>
          </w:p>
        </w:tc>
        <w:tc>
          <w:tcPr>
            <w:tcW w:w="0" w:type="auto"/>
            <w:vAlign w:val="center"/>
            <w:tcPrChange w:id="1646" w:author="Patrick Das" w:date="2025-07-14T12:36:00Z" w16du:dateUtc="2025-07-14T07:06:00Z">
              <w:tcPr>
                <w:tcW w:w="0" w:type="auto"/>
                <w:vAlign w:val="center"/>
              </w:tcPr>
            </w:tcPrChange>
          </w:tcPr>
          <w:p w14:paraId="085C6D61" w14:textId="3A9338A7" w:rsidR="00E15468" w:rsidRPr="00E15468" w:rsidRDefault="00E15468" w:rsidP="00E15468">
            <w:pPr>
              <w:spacing w:after="0" w:line="240" w:lineRule="auto"/>
              <w:rPr>
                <w:ins w:id="1647" w:author="Patrick Das" w:date="2025-07-14T12:34:00Z" w16du:dateUtc="2025-07-14T07:04:00Z"/>
                <w:rFonts w:ascii="Times New Roman" w:eastAsia="Times New Roman" w:hAnsi="Times New Roman" w:cs="Times New Roman"/>
                <w:kern w:val="0"/>
                <w14:ligatures w14:val="none"/>
              </w:rPr>
            </w:pPr>
          </w:p>
        </w:tc>
        <w:tc>
          <w:tcPr>
            <w:tcW w:w="0" w:type="auto"/>
            <w:vAlign w:val="center"/>
            <w:tcPrChange w:id="1648" w:author="Patrick Das" w:date="2025-07-14T12:36:00Z" w16du:dateUtc="2025-07-14T07:06:00Z">
              <w:tcPr>
                <w:tcW w:w="0" w:type="auto"/>
                <w:vAlign w:val="center"/>
              </w:tcPr>
            </w:tcPrChange>
          </w:tcPr>
          <w:p w14:paraId="5CDCCD2C" w14:textId="6D74F2CB" w:rsidR="00E15468" w:rsidRPr="00E15468" w:rsidRDefault="00E15468" w:rsidP="00E15468">
            <w:pPr>
              <w:spacing w:after="0" w:line="240" w:lineRule="auto"/>
              <w:rPr>
                <w:ins w:id="1649" w:author="Patrick Das" w:date="2025-07-14T12:34:00Z" w16du:dateUtc="2025-07-14T07:04:00Z"/>
                <w:rFonts w:ascii="Times New Roman" w:eastAsia="Times New Roman" w:hAnsi="Times New Roman" w:cs="Times New Roman"/>
                <w:kern w:val="0"/>
                <w14:ligatures w14:val="none"/>
              </w:rPr>
            </w:pPr>
          </w:p>
        </w:tc>
        <w:tc>
          <w:tcPr>
            <w:tcW w:w="0" w:type="auto"/>
            <w:vAlign w:val="center"/>
            <w:tcPrChange w:id="1650" w:author="Patrick Das" w:date="2025-07-14T12:36:00Z" w16du:dateUtc="2025-07-14T07:06:00Z">
              <w:tcPr>
                <w:tcW w:w="0" w:type="auto"/>
                <w:vAlign w:val="center"/>
              </w:tcPr>
            </w:tcPrChange>
          </w:tcPr>
          <w:p w14:paraId="1DB7EDE6" w14:textId="5D4CFC39" w:rsidR="00E15468" w:rsidRPr="00E15468" w:rsidRDefault="00E15468" w:rsidP="00E15468">
            <w:pPr>
              <w:spacing w:after="0" w:line="240" w:lineRule="auto"/>
              <w:rPr>
                <w:ins w:id="1651" w:author="Patrick Das" w:date="2025-07-14T12:34:00Z" w16du:dateUtc="2025-07-14T07:04:00Z"/>
                <w:rFonts w:ascii="Times New Roman" w:eastAsia="Times New Roman" w:hAnsi="Times New Roman" w:cs="Times New Roman"/>
                <w:kern w:val="0"/>
                <w14:ligatures w14:val="none"/>
              </w:rPr>
            </w:pPr>
          </w:p>
        </w:tc>
      </w:tr>
    </w:tbl>
    <w:p w14:paraId="59129151" w14:textId="1F671B27" w:rsidR="00E15468" w:rsidRPr="00592B10" w:rsidDel="001F6883" w:rsidRDefault="00E15468" w:rsidP="00090842">
      <w:pPr>
        <w:rPr>
          <w:del w:id="1652" w:author="Patrick Das" w:date="2025-07-14T12:53:00Z" w16du:dateUtc="2025-07-14T07:23:00Z"/>
        </w:rPr>
      </w:pPr>
    </w:p>
    <w:p w14:paraId="2A3FC1D1" w14:textId="472B26E0" w:rsidR="0054753A" w:rsidDel="001F6883" w:rsidRDefault="0054753A" w:rsidP="0054753A">
      <w:pPr>
        <w:pStyle w:val="Caption"/>
        <w:keepNext/>
        <w:rPr>
          <w:del w:id="1653" w:author="Patrick Das" w:date="2025-07-14T12:53:00Z" w16du:dateUtc="2025-07-14T07:23:00Z"/>
        </w:rPr>
      </w:pPr>
      <w:del w:id="1654" w:author="Patrick Das" w:date="2025-07-14T12:53:00Z" w16du:dateUtc="2025-07-14T07:23:00Z">
        <w:r w:rsidDel="001F6883">
          <w:delText xml:space="preserve">Table </w:delText>
        </w:r>
      </w:del>
      <w:del w:id="1655" w:author="Patrick Das" w:date="2025-07-11T14:16:00Z" w16du:dateUtc="2025-07-11T08:46:00Z">
        <w:r w:rsidR="00A859F7" w:rsidDel="00C136B1">
          <w:rPr>
            <w:i w:val="0"/>
            <w:iCs w:val="0"/>
          </w:rPr>
          <w:fldChar w:fldCharType="begin"/>
        </w:r>
        <w:r w:rsidR="00A859F7" w:rsidDel="00C136B1">
          <w:delInstrText xml:space="preserve"> SEQ Table \* ARABIC </w:delInstrText>
        </w:r>
        <w:r w:rsidR="00A859F7" w:rsidDel="00C136B1">
          <w:rPr>
            <w:i w:val="0"/>
            <w:iCs w:val="0"/>
          </w:rPr>
          <w:fldChar w:fldCharType="separate"/>
        </w:r>
        <w:r w:rsidR="00A859F7" w:rsidDel="00C136B1">
          <w:rPr>
            <w:noProof/>
          </w:rPr>
          <w:delText>4</w:delText>
        </w:r>
        <w:r w:rsidR="00A859F7" w:rsidDel="00C136B1">
          <w:rPr>
            <w:i w:val="0"/>
            <w:iCs w:val="0"/>
            <w:noProof/>
          </w:rPr>
          <w:fldChar w:fldCharType="end"/>
        </w:r>
      </w:del>
      <w:del w:id="1656" w:author="Patrick Das" w:date="2025-07-14T12:53:00Z" w16du:dateUtc="2025-07-14T07:23:00Z">
        <w:r w:rsidDel="001F6883">
          <w:delText xml:space="preserve">: </w:delText>
        </w:r>
        <w:r w:rsidRPr="001B5A47" w:rsidDel="001F6883">
          <w:delText xml:space="preserve"> Results for mixed effects models testing complexity as a response as predicted by Hill, Split or Valley categorization. First three columns give coefficients (β) for Hill, Split and Valley categorization, with p-values in brackets. Next three columns</w:delText>
        </w:r>
        <w:r w:rsidDel="001F6883">
          <w:delText xml:space="preserve"> </w:delText>
        </w:r>
        <w:r w:rsidR="002B25F6" w:rsidDel="001F6883">
          <w:delText xml:space="preserve">give R squared values (Marginal, Conditional, and Conditional – Marginal, respectively). </w:delText>
        </w:r>
      </w:del>
    </w:p>
    <w:tbl>
      <w:tblPr>
        <w:tblStyle w:val="TableGrid"/>
        <w:tblW w:w="10060" w:type="dxa"/>
        <w:tblLayout w:type="fixed"/>
        <w:tblLook w:val="04A0" w:firstRow="1" w:lastRow="0" w:firstColumn="1" w:lastColumn="0" w:noHBand="0" w:noVBand="1"/>
      </w:tblPr>
      <w:tblGrid>
        <w:gridCol w:w="2429"/>
        <w:gridCol w:w="1246"/>
        <w:gridCol w:w="1273"/>
        <w:gridCol w:w="1075"/>
        <w:gridCol w:w="1105"/>
        <w:gridCol w:w="1504"/>
        <w:gridCol w:w="1428"/>
      </w:tblGrid>
      <w:tr w:rsidR="00E06DA0" w:rsidDel="001F6883" w14:paraId="227E46F1" w14:textId="220AB0F2" w:rsidTr="007C157C">
        <w:trPr>
          <w:del w:id="1657" w:author="Patrick Das" w:date="2025-07-14T12:53:00Z"/>
        </w:trPr>
        <w:tc>
          <w:tcPr>
            <w:tcW w:w="2429" w:type="dxa"/>
          </w:tcPr>
          <w:p w14:paraId="0F101B64" w14:textId="73A63174" w:rsidR="00E83742" w:rsidRPr="00C359E2" w:rsidDel="001F6883" w:rsidRDefault="00E83742" w:rsidP="00C359E2">
            <w:pPr>
              <w:jc w:val="center"/>
              <w:rPr>
                <w:del w:id="1658" w:author="Patrick Das" w:date="2025-07-14T12:53:00Z" w16du:dateUtc="2025-07-14T07:23:00Z"/>
              </w:rPr>
            </w:pPr>
            <w:del w:id="1659" w:author="Patrick Das" w:date="2025-07-14T12:53:00Z" w16du:dateUtc="2025-07-14T07:23:00Z">
              <w:r w:rsidRPr="00C359E2" w:rsidDel="001F6883">
                <w:delText>Complexity measure</w:delText>
              </w:r>
            </w:del>
          </w:p>
        </w:tc>
        <w:tc>
          <w:tcPr>
            <w:tcW w:w="1246" w:type="dxa"/>
          </w:tcPr>
          <w:p w14:paraId="77F78D1D" w14:textId="042E4DC1" w:rsidR="00E83742" w:rsidRPr="00C359E2" w:rsidDel="001F6883" w:rsidRDefault="00E83742" w:rsidP="00C359E2">
            <w:pPr>
              <w:jc w:val="center"/>
              <w:rPr>
                <w:del w:id="1660" w:author="Patrick Das" w:date="2025-07-14T12:53:00Z" w16du:dateUtc="2025-07-14T07:23:00Z"/>
              </w:rPr>
            </w:pPr>
            <w:del w:id="1661" w:author="Patrick Das" w:date="2025-07-14T12:53:00Z" w16du:dateUtc="2025-07-14T07:23:00Z">
              <w:r w:rsidRPr="00C359E2" w:rsidDel="001F6883">
                <w:delText>Intercept (Hill)</w:delText>
              </w:r>
            </w:del>
          </w:p>
        </w:tc>
        <w:tc>
          <w:tcPr>
            <w:tcW w:w="1273" w:type="dxa"/>
          </w:tcPr>
          <w:p w14:paraId="6EED7DCE" w14:textId="118B44F8" w:rsidR="00E83742" w:rsidRPr="00C359E2" w:rsidDel="001F6883" w:rsidRDefault="00E83742" w:rsidP="00C359E2">
            <w:pPr>
              <w:jc w:val="center"/>
              <w:rPr>
                <w:del w:id="1662" w:author="Patrick Das" w:date="2025-07-14T12:53:00Z" w16du:dateUtc="2025-07-14T07:23:00Z"/>
              </w:rPr>
            </w:pPr>
            <w:del w:id="1663" w:author="Patrick Das" w:date="2025-07-14T12:53:00Z" w16du:dateUtc="2025-07-14T07:23:00Z">
              <w:r w:rsidRPr="00C359E2" w:rsidDel="001F6883">
                <w:delText>Split</w:delText>
              </w:r>
            </w:del>
          </w:p>
        </w:tc>
        <w:tc>
          <w:tcPr>
            <w:tcW w:w="1075" w:type="dxa"/>
          </w:tcPr>
          <w:p w14:paraId="280033CF" w14:textId="38BC8724" w:rsidR="00E83742" w:rsidRPr="00C359E2" w:rsidDel="001F6883" w:rsidRDefault="00E83742" w:rsidP="00C359E2">
            <w:pPr>
              <w:jc w:val="center"/>
              <w:rPr>
                <w:del w:id="1664" w:author="Patrick Das" w:date="2025-07-14T12:53:00Z" w16du:dateUtc="2025-07-14T07:23:00Z"/>
              </w:rPr>
            </w:pPr>
            <w:del w:id="1665" w:author="Patrick Das" w:date="2025-07-14T12:53:00Z" w16du:dateUtc="2025-07-14T07:23:00Z">
              <w:r w:rsidRPr="00C359E2" w:rsidDel="001F6883">
                <w:delText>Valley</w:delText>
              </w:r>
            </w:del>
          </w:p>
        </w:tc>
        <w:tc>
          <w:tcPr>
            <w:tcW w:w="1105" w:type="dxa"/>
          </w:tcPr>
          <w:p w14:paraId="2AD05C4D" w14:textId="36ADBD01" w:rsidR="00E83742" w:rsidRPr="00C359E2" w:rsidDel="001F6883" w:rsidRDefault="00E83742" w:rsidP="00C359E2">
            <w:pPr>
              <w:jc w:val="center"/>
              <w:rPr>
                <w:del w:id="1666" w:author="Patrick Das" w:date="2025-07-14T12:53:00Z" w16du:dateUtc="2025-07-14T07:23:00Z"/>
                <w:vertAlign w:val="superscript"/>
              </w:rPr>
            </w:pPr>
            <w:del w:id="1667" w:author="Patrick Das" w:date="2025-07-14T12:53:00Z" w16du:dateUtc="2025-07-14T07:23:00Z">
              <w:r w:rsidRPr="00C359E2" w:rsidDel="001F6883">
                <w:delText>Marginal R</w:delText>
              </w:r>
              <w:r w:rsidRPr="00C359E2" w:rsidDel="001F6883">
                <w:rPr>
                  <w:vertAlign w:val="superscript"/>
                </w:rPr>
                <w:delText>2</w:delText>
              </w:r>
            </w:del>
          </w:p>
        </w:tc>
        <w:tc>
          <w:tcPr>
            <w:tcW w:w="1504" w:type="dxa"/>
          </w:tcPr>
          <w:p w14:paraId="1671B01F" w14:textId="136F0ED6" w:rsidR="00E83742" w:rsidRPr="00C359E2" w:rsidDel="001F6883" w:rsidRDefault="003334C9" w:rsidP="00C359E2">
            <w:pPr>
              <w:jc w:val="center"/>
              <w:rPr>
                <w:del w:id="1668" w:author="Patrick Das" w:date="2025-07-14T12:53:00Z" w16du:dateUtc="2025-07-14T07:23:00Z"/>
              </w:rPr>
            </w:pPr>
            <w:del w:id="1669" w:author="Patrick Das" w:date="2025-07-14T12:53:00Z" w16du:dateUtc="2025-07-14T07:23:00Z">
              <w:r w:rsidRPr="00C359E2" w:rsidDel="001F6883">
                <w:delText>Conditional</w:delText>
              </w:r>
              <w:r w:rsidR="00E83742" w:rsidRPr="00C359E2" w:rsidDel="001F6883">
                <w:delText xml:space="preserve"> R</w:delText>
              </w:r>
              <w:r w:rsidR="00E83742" w:rsidRPr="00C359E2" w:rsidDel="001F6883">
                <w:rPr>
                  <w:vertAlign w:val="superscript"/>
                </w:rPr>
                <w:delText>2</w:delText>
              </w:r>
            </w:del>
          </w:p>
        </w:tc>
        <w:tc>
          <w:tcPr>
            <w:tcW w:w="1428" w:type="dxa"/>
          </w:tcPr>
          <w:p w14:paraId="73BB930C" w14:textId="5A524AC1" w:rsidR="00E83742" w:rsidRPr="0028328E" w:rsidDel="001F6883" w:rsidRDefault="003334C9" w:rsidP="00C359E2">
            <w:pPr>
              <w:jc w:val="center"/>
              <w:rPr>
                <w:del w:id="1670" w:author="Patrick Das" w:date="2025-07-14T12:53:00Z" w16du:dateUtc="2025-07-14T07:23:00Z"/>
              </w:rPr>
            </w:pPr>
            <w:del w:id="1671" w:author="Patrick Das" w:date="2025-07-14T12:53:00Z" w16du:dateUtc="2025-07-14T07:23:00Z">
              <w:r w:rsidRPr="00C359E2" w:rsidDel="001F6883">
                <w:delText>Conditional R</w:delText>
              </w:r>
              <w:r w:rsidRPr="00C359E2" w:rsidDel="001F6883">
                <w:rPr>
                  <w:vertAlign w:val="superscript"/>
                </w:rPr>
                <w:delText>2</w:delText>
              </w:r>
              <w:r w:rsidR="0028328E" w:rsidDel="001F6883">
                <w:rPr>
                  <w:vertAlign w:val="superscript"/>
                </w:rPr>
                <w:delText xml:space="preserve">  -- </w:delText>
              </w:r>
              <w:r w:rsidR="0028328E" w:rsidRPr="00C359E2" w:rsidDel="001F6883">
                <w:delText>Marginal R</w:delText>
              </w:r>
              <w:r w:rsidR="0028328E" w:rsidRPr="00C359E2" w:rsidDel="001F6883">
                <w:rPr>
                  <w:vertAlign w:val="superscript"/>
                </w:rPr>
                <w:delText>2</w:delText>
              </w:r>
            </w:del>
          </w:p>
        </w:tc>
      </w:tr>
      <w:tr w:rsidR="00E06DA0" w:rsidDel="001F6883" w14:paraId="40C641C1" w14:textId="1D65D9D4" w:rsidTr="007C157C">
        <w:trPr>
          <w:del w:id="1672" w:author="Patrick Das" w:date="2025-07-14T12:53:00Z"/>
        </w:trPr>
        <w:tc>
          <w:tcPr>
            <w:tcW w:w="2429" w:type="dxa"/>
          </w:tcPr>
          <w:p w14:paraId="61744F6F" w14:textId="287F8D2F" w:rsidR="00E83742" w:rsidRPr="00C359E2" w:rsidDel="001F6883" w:rsidRDefault="00E83742" w:rsidP="00C359E2">
            <w:pPr>
              <w:jc w:val="center"/>
              <w:rPr>
                <w:del w:id="1673" w:author="Patrick Das" w:date="2025-07-14T12:53:00Z" w16du:dateUtc="2025-07-14T07:23:00Z"/>
              </w:rPr>
            </w:pPr>
            <w:del w:id="1674" w:author="Patrick Das" w:date="2025-07-14T12:53:00Z" w16du:dateUtc="2025-07-14T07:23:00Z">
              <w:r w:rsidRPr="00C359E2" w:rsidDel="001F6883">
                <w:delText>Case-marking</w:delText>
              </w:r>
            </w:del>
            <w:ins w:id="1675" w:author="Hannah Haynie" w:date="2025-07-02T10:49:00Z" w16du:dateUtc="2025-07-02T16:49:00Z">
              <w:del w:id="1676" w:author="Patrick Das" w:date="2025-07-14T12:53:00Z" w16du:dateUtc="2025-07-14T07:23:00Z">
                <w:r w:rsidR="00CC7195" w:rsidDel="001F6883">
                  <w:delText>Case marking</w:delText>
                </w:r>
              </w:del>
            </w:ins>
            <w:del w:id="1677" w:author="Patrick Das" w:date="2025-07-14T12:53:00Z" w16du:dateUtc="2025-07-14T07:23:00Z">
              <w:r w:rsidRPr="00C359E2" w:rsidDel="001F6883">
                <w:delText xml:space="preserve"> complexity</w:delText>
              </w:r>
            </w:del>
          </w:p>
        </w:tc>
        <w:tc>
          <w:tcPr>
            <w:tcW w:w="1246" w:type="dxa"/>
          </w:tcPr>
          <w:p w14:paraId="461844E4" w14:textId="0AD1C19D" w:rsidR="00E83742" w:rsidRPr="00C359E2" w:rsidDel="001F6883" w:rsidRDefault="00CB106A" w:rsidP="00C359E2">
            <w:pPr>
              <w:jc w:val="center"/>
              <w:rPr>
                <w:del w:id="1678" w:author="Patrick Das" w:date="2025-07-14T12:53:00Z" w16du:dateUtc="2025-07-14T07:23:00Z"/>
              </w:rPr>
            </w:pPr>
            <w:del w:id="1679" w:author="Patrick Das" w:date="2025-07-14T12:53:00Z" w16du:dateUtc="2025-07-14T07:23:00Z">
              <w:r w:rsidRPr="00C359E2" w:rsidDel="001F6883">
                <w:rPr>
                  <w:rStyle w:val="VerbatimChar"/>
                  <w:rFonts w:asciiTheme="minorHAnsi" w:hAnsiTheme="minorHAnsi"/>
                </w:rPr>
                <w:delText>-0.21</w:delText>
              </w:r>
              <w:r w:rsidRPr="00C359E2" w:rsidDel="001F6883">
                <w:rPr>
                  <w:rStyle w:val="VerbatimChar"/>
                  <w:rFonts w:asciiTheme="minorHAnsi" w:hAnsiTheme="minorHAnsi"/>
                </w:rPr>
                <w:br/>
                <w:delText>(0.41)</w:delText>
              </w:r>
            </w:del>
          </w:p>
        </w:tc>
        <w:tc>
          <w:tcPr>
            <w:tcW w:w="1273" w:type="dxa"/>
          </w:tcPr>
          <w:p w14:paraId="2C17CA6D" w14:textId="728F0FDD" w:rsidR="00E83742" w:rsidRPr="00C359E2" w:rsidDel="001F6883" w:rsidRDefault="007446D9" w:rsidP="00C359E2">
            <w:pPr>
              <w:jc w:val="center"/>
              <w:rPr>
                <w:del w:id="1680" w:author="Patrick Das" w:date="2025-07-14T12:53:00Z" w16du:dateUtc="2025-07-14T07:23:00Z"/>
              </w:rPr>
            </w:pPr>
            <w:del w:id="1681" w:author="Patrick Das" w:date="2025-07-14T12:53:00Z" w16du:dateUtc="2025-07-14T07:23:00Z">
              <w:r w:rsidRPr="00C359E2" w:rsidDel="001F6883">
                <w:rPr>
                  <w:rStyle w:val="VerbatimChar"/>
                  <w:rFonts w:asciiTheme="minorHAnsi" w:hAnsiTheme="minorHAnsi"/>
                </w:rPr>
                <w:delText>0.41</w:delText>
              </w:r>
              <w:r w:rsidRPr="00C359E2" w:rsidDel="001F6883">
                <w:rPr>
                  <w:rStyle w:val="VerbatimChar"/>
                  <w:rFonts w:asciiTheme="minorHAnsi" w:hAnsiTheme="minorHAnsi"/>
                </w:rPr>
                <w:br/>
                <w:delText>(0.36)</w:delText>
              </w:r>
            </w:del>
          </w:p>
        </w:tc>
        <w:tc>
          <w:tcPr>
            <w:tcW w:w="1075" w:type="dxa"/>
          </w:tcPr>
          <w:p w14:paraId="27BD8B25" w14:textId="128113C4" w:rsidR="00E83742" w:rsidRPr="00C359E2" w:rsidDel="001F6883" w:rsidRDefault="00E06DA0" w:rsidP="00C359E2">
            <w:pPr>
              <w:jc w:val="center"/>
              <w:rPr>
                <w:del w:id="1682" w:author="Patrick Das" w:date="2025-07-14T12:53:00Z" w16du:dateUtc="2025-07-14T07:23:00Z"/>
              </w:rPr>
            </w:pPr>
            <w:del w:id="1683" w:author="Patrick Das" w:date="2025-07-14T12:53:00Z" w16du:dateUtc="2025-07-14T07:23:00Z">
              <w:r w:rsidRPr="00C359E2" w:rsidDel="001F6883">
                <w:rPr>
                  <w:rStyle w:val="VerbatimChar"/>
                  <w:rFonts w:asciiTheme="minorHAnsi" w:hAnsiTheme="minorHAnsi"/>
                </w:rPr>
                <w:delText>0.71</w:delText>
              </w:r>
              <w:r w:rsidRPr="00C359E2" w:rsidDel="001F6883">
                <w:rPr>
                  <w:rStyle w:val="VerbatimChar"/>
                  <w:rFonts w:asciiTheme="minorHAnsi" w:hAnsiTheme="minorHAnsi"/>
                </w:rPr>
                <w:br/>
                <w:delText>(0.17)</w:delText>
              </w:r>
            </w:del>
          </w:p>
        </w:tc>
        <w:tc>
          <w:tcPr>
            <w:tcW w:w="1105" w:type="dxa"/>
          </w:tcPr>
          <w:p w14:paraId="2D8FD239" w14:textId="7CE00A9C" w:rsidR="00E83742" w:rsidRPr="00C359E2" w:rsidDel="001F6883" w:rsidRDefault="00AB62D5" w:rsidP="00C359E2">
            <w:pPr>
              <w:jc w:val="center"/>
              <w:rPr>
                <w:del w:id="1684" w:author="Patrick Das" w:date="2025-07-14T12:53:00Z" w16du:dateUtc="2025-07-14T07:23:00Z"/>
              </w:rPr>
            </w:pPr>
            <w:del w:id="1685" w:author="Patrick Das" w:date="2025-07-14T12:48:00Z" w16du:dateUtc="2025-07-14T07:18:00Z">
              <w:r w:rsidRPr="00C359E2" w:rsidDel="006B40F4">
                <w:rPr>
                  <w:rStyle w:val="VerbatimChar"/>
                  <w:rFonts w:asciiTheme="minorHAnsi" w:hAnsiTheme="minorHAnsi"/>
                </w:rPr>
                <w:delText>0.072</w:delText>
              </w:r>
            </w:del>
          </w:p>
        </w:tc>
        <w:tc>
          <w:tcPr>
            <w:tcW w:w="1504" w:type="dxa"/>
          </w:tcPr>
          <w:p w14:paraId="0180AF00" w14:textId="3A03FCA8" w:rsidR="00E83742" w:rsidRPr="00C359E2" w:rsidDel="001F6883" w:rsidRDefault="00AB62D5" w:rsidP="00C359E2">
            <w:pPr>
              <w:jc w:val="center"/>
              <w:rPr>
                <w:del w:id="1686" w:author="Patrick Das" w:date="2025-07-14T12:53:00Z" w16du:dateUtc="2025-07-14T07:23:00Z"/>
              </w:rPr>
            </w:pPr>
            <w:del w:id="1687" w:author="Patrick Das" w:date="2025-07-14T12:49:00Z" w16du:dateUtc="2025-07-14T07:19:00Z">
              <w:r w:rsidRPr="00C359E2" w:rsidDel="008E4B25">
                <w:rPr>
                  <w:rStyle w:val="VerbatimChar"/>
                  <w:rFonts w:asciiTheme="minorHAnsi" w:hAnsiTheme="minorHAnsi"/>
                </w:rPr>
                <w:delText>0.120</w:delText>
              </w:r>
            </w:del>
          </w:p>
        </w:tc>
        <w:tc>
          <w:tcPr>
            <w:tcW w:w="1428" w:type="dxa"/>
          </w:tcPr>
          <w:p w14:paraId="30DC59CB" w14:textId="460087C8" w:rsidR="00E83742" w:rsidRPr="00C359E2" w:rsidDel="001F6883" w:rsidRDefault="00AB62D5" w:rsidP="00C359E2">
            <w:pPr>
              <w:jc w:val="center"/>
              <w:rPr>
                <w:del w:id="1688" w:author="Patrick Das" w:date="2025-07-14T12:53:00Z" w16du:dateUtc="2025-07-14T07:23:00Z"/>
              </w:rPr>
            </w:pPr>
            <w:del w:id="1689" w:author="Patrick Das" w:date="2025-07-14T12:39:00Z" w16du:dateUtc="2025-07-14T07:09:00Z">
              <w:r w:rsidRPr="00C359E2" w:rsidDel="008802A4">
                <w:rPr>
                  <w:rStyle w:val="VerbatimChar"/>
                  <w:rFonts w:asciiTheme="minorHAnsi" w:hAnsiTheme="minorHAnsi"/>
                </w:rPr>
                <w:delText>0.048</w:delText>
              </w:r>
            </w:del>
          </w:p>
        </w:tc>
      </w:tr>
      <w:tr w:rsidR="00E06DA0" w:rsidDel="001F6883" w14:paraId="6EEF4634" w14:textId="2D0AF453" w:rsidTr="007C157C">
        <w:trPr>
          <w:del w:id="1690" w:author="Patrick Das" w:date="2025-07-14T12:53:00Z"/>
        </w:trPr>
        <w:tc>
          <w:tcPr>
            <w:tcW w:w="2429" w:type="dxa"/>
          </w:tcPr>
          <w:p w14:paraId="10D57025" w14:textId="409CF3F2" w:rsidR="00E83742" w:rsidRPr="00C359E2" w:rsidDel="001F6883" w:rsidRDefault="00E83742" w:rsidP="00C359E2">
            <w:pPr>
              <w:jc w:val="center"/>
              <w:rPr>
                <w:del w:id="1691" w:author="Patrick Das" w:date="2025-07-14T12:53:00Z" w16du:dateUtc="2025-07-14T07:23:00Z"/>
              </w:rPr>
            </w:pPr>
            <w:del w:id="1692" w:author="Patrick Das" w:date="2025-07-14T12:53:00Z" w16du:dateUtc="2025-07-14T07:23:00Z">
              <w:r w:rsidRPr="00C359E2" w:rsidDel="001F6883">
                <w:delText>Cell complexity</w:delText>
              </w:r>
            </w:del>
          </w:p>
        </w:tc>
        <w:tc>
          <w:tcPr>
            <w:tcW w:w="1246" w:type="dxa"/>
          </w:tcPr>
          <w:p w14:paraId="673BF103" w14:textId="06BF1215" w:rsidR="00E83742" w:rsidRPr="00C359E2" w:rsidDel="001F6883" w:rsidRDefault="00444BEC" w:rsidP="00C359E2">
            <w:pPr>
              <w:jc w:val="center"/>
              <w:rPr>
                <w:del w:id="1693" w:author="Patrick Das" w:date="2025-07-14T12:53:00Z" w16du:dateUtc="2025-07-14T07:23:00Z"/>
              </w:rPr>
            </w:pPr>
            <w:del w:id="1694" w:author="Patrick Das" w:date="2025-07-14T12:53:00Z" w16du:dateUtc="2025-07-14T07:23:00Z">
              <w:r w:rsidRPr="00C359E2" w:rsidDel="001F6883">
                <w:rPr>
                  <w:rStyle w:val="VerbatimChar"/>
                  <w:rFonts w:asciiTheme="minorHAnsi" w:hAnsiTheme="minorHAnsi"/>
                </w:rPr>
                <w:delText>0.07</w:delText>
              </w:r>
              <w:r w:rsidR="00B82E1D" w:rsidRPr="00C359E2" w:rsidDel="001F6883">
                <w:rPr>
                  <w:rStyle w:val="VerbatimChar"/>
                  <w:rFonts w:asciiTheme="minorHAnsi" w:hAnsiTheme="minorHAnsi"/>
                </w:rPr>
                <w:br/>
              </w:r>
              <w:r w:rsidR="006B7B38" w:rsidRPr="00C359E2" w:rsidDel="001F6883">
                <w:rPr>
                  <w:rStyle w:val="VerbatimChar"/>
                  <w:rFonts w:asciiTheme="minorHAnsi" w:hAnsiTheme="minorHAnsi"/>
                </w:rPr>
                <w:delText>(0.7)</w:delText>
              </w:r>
            </w:del>
          </w:p>
        </w:tc>
        <w:tc>
          <w:tcPr>
            <w:tcW w:w="1273" w:type="dxa"/>
          </w:tcPr>
          <w:p w14:paraId="0199FB6D" w14:textId="1201C08C" w:rsidR="00E83742" w:rsidRPr="00C359E2" w:rsidDel="001F6883" w:rsidRDefault="008B5518" w:rsidP="00C359E2">
            <w:pPr>
              <w:jc w:val="center"/>
              <w:rPr>
                <w:del w:id="1695" w:author="Patrick Das" w:date="2025-07-14T12:53:00Z" w16du:dateUtc="2025-07-14T07:23:00Z"/>
              </w:rPr>
            </w:pPr>
            <w:del w:id="1696" w:author="Patrick Das" w:date="2025-07-14T12:53:00Z" w16du:dateUtc="2025-07-14T07:23:00Z">
              <w:r w:rsidRPr="00C359E2" w:rsidDel="001F6883">
                <w:rPr>
                  <w:rStyle w:val="VerbatimChar"/>
                  <w:rFonts w:asciiTheme="minorHAnsi" w:hAnsiTheme="minorHAnsi"/>
                </w:rPr>
                <w:delText>-0.54</w:delText>
              </w:r>
              <w:r w:rsidR="00555F85" w:rsidRPr="00C359E2" w:rsidDel="001F6883">
                <w:rPr>
                  <w:rStyle w:val="VerbatimChar"/>
                  <w:rFonts w:asciiTheme="minorHAnsi" w:hAnsiTheme="minorHAnsi"/>
                </w:rPr>
                <w:delText xml:space="preserve"> (0.11)</w:delText>
              </w:r>
            </w:del>
          </w:p>
        </w:tc>
        <w:tc>
          <w:tcPr>
            <w:tcW w:w="1075" w:type="dxa"/>
          </w:tcPr>
          <w:p w14:paraId="0B4F3754" w14:textId="233E56F2" w:rsidR="00E83742" w:rsidRPr="00C359E2" w:rsidDel="001F6883" w:rsidRDefault="000679F1" w:rsidP="00C359E2">
            <w:pPr>
              <w:jc w:val="center"/>
              <w:rPr>
                <w:del w:id="1697" w:author="Patrick Das" w:date="2025-07-14T12:53:00Z" w16du:dateUtc="2025-07-14T07:23:00Z"/>
              </w:rPr>
            </w:pPr>
            <w:del w:id="1698" w:author="Patrick Das" w:date="2025-07-14T12:53:00Z" w16du:dateUtc="2025-07-14T07:23:00Z">
              <w:r w:rsidRPr="00C359E2" w:rsidDel="001F6883">
                <w:rPr>
                  <w:rStyle w:val="VerbatimChar"/>
                  <w:rFonts w:asciiTheme="minorHAnsi" w:hAnsiTheme="minorHAnsi"/>
                </w:rPr>
                <w:delText>-0.70 (0.07)</w:delText>
              </w:r>
            </w:del>
          </w:p>
        </w:tc>
        <w:tc>
          <w:tcPr>
            <w:tcW w:w="1105" w:type="dxa"/>
          </w:tcPr>
          <w:p w14:paraId="790A43DE" w14:textId="299A3491" w:rsidR="00E83742" w:rsidRPr="00C359E2" w:rsidDel="001F6883" w:rsidRDefault="00FA669F" w:rsidP="00C359E2">
            <w:pPr>
              <w:jc w:val="center"/>
              <w:rPr>
                <w:del w:id="1699" w:author="Patrick Das" w:date="2025-07-14T12:53:00Z" w16du:dateUtc="2025-07-14T07:23:00Z"/>
              </w:rPr>
            </w:pPr>
            <w:del w:id="1700" w:author="Patrick Das" w:date="2025-07-14T12:50:00Z" w16du:dateUtc="2025-07-14T07:20:00Z">
              <w:r w:rsidRPr="00C359E2" w:rsidDel="001F6883">
                <w:rPr>
                  <w:rStyle w:val="VerbatimChar"/>
                  <w:rFonts w:asciiTheme="minorHAnsi" w:hAnsiTheme="minorHAnsi"/>
                </w:rPr>
                <w:delText>0.126</w:delText>
              </w:r>
            </w:del>
          </w:p>
        </w:tc>
        <w:tc>
          <w:tcPr>
            <w:tcW w:w="1504" w:type="dxa"/>
          </w:tcPr>
          <w:p w14:paraId="19DA8364" w14:textId="1BDF706D" w:rsidR="00E83742" w:rsidRPr="00C359E2" w:rsidDel="001F6883" w:rsidRDefault="00FA669F" w:rsidP="00C359E2">
            <w:pPr>
              <w:jc w:val="center"/>
              <w:rPr>
                <w:del w:id="1701" w:author="Patrick Das" w:date="2025-07-14T12:53:00Z" w16du:dateUtc="2025-07-14T07:23:00Z"/>
              </w:rPr>
            </w:pPr>
            <w:del w:id="1702" w:author="Patrick Das" w:date="2025-07-14T12:49:00Z" w16du:dateUtc="2025-07-14T07:19:00Z">
              <w:r w:rsidRPr="00C359E2" w:rsidDel="008E4B25">
                <w:rPr>
                  <w:rStyle w:val="VerbatimChar"/>
                  <w:rFonts w:asciiTheme="minorHAnsi" w:hAnsiTheme="minorHAnsi"/>
                </w:rPr>
                <w:delText>0.256</w:delText>
              </w:r>
            </w:del>
          </w:p>
        </w:tc>
        <w:tc>
          <w:tcPr>
            <w:tcW w:w="1428" w:type="dxa"/>
          </w:tcPr>
          <w:p w14:paraId="0CB7465C" w14:textId="65E8BF97" w:rsidR="00E83742" w:rsidRPr="00C359E2" w:rsidDel="001F6883" w:rsidRDefault="00FA669F" w:rsidP="00C359E2">
            <w:pPr>
              <w:jc w:val="center"/>
              <w:rPr>
                <w:del w:id="1703" w:author="Patrick Das" w:date="2025-07-14T12:53:00Z" w16du:dateUtc="2025-07-14T07:23:00Z"/>
              </w:rPr>
            </w:pPr>
            <w:del w:id="1704" w:author="Patrick Das" w:date="2025-07-14T12:40:00Z" w16du:dateUtc="2025-07-14T07:10:00Z">
              <w:r w:rsidRPr="00C359E2" w:rsidDel="008802A4">
                <w:rPr>
                  <w:rStyle w:val="VerbatimChar"/>
                  <w:rFonts w:asciiTheme="minorHAnsi" w:hAnsiTheme="minorHAnsi"/>
                </w:rPr>
                <w:delText>0.130</w:delText>
              </w:r>
            </w:del>
          </w:p>
        </w:tc>
      </w:tr>
      <w:tr w:rsidR="00E06DA0" w:rsidDel="001F6883" w14:paraId="71A6D44D" w14:textId="3E7D874D" w:rsidTr="007C157C">
        <w:trPr>
          <w:del w:id="1705" w:author="Patrick Das" w:date="2025-07-14T12:53:00Z"/>
        </w:trPr>
        <w:tc>
          <w:tcPr>
            <w:tcW w:w="2429" w:type="dxa"/>
          </w:tcPr>
          <w:p w14:paraId="6C651F8A" w14:textId="31E7F29D" w:rsidR="00E83742" w:rsidRPr="00C359E2" w:rsidDel="001F6883" w:rsidRDefault="00E83742" w:rsidP="00C359E2">
            <w:pPr>
              <w:jc w:val="center"/>
              <w:rPr>
                <w:del w:id="1706" w:author="Patrick Das" w:date="2025-07-14T12:53:00Z" w16du:dateUtc="2025-07-14T07:23:00Z"/>
              </w:rPr>
            </w:pPr>
            <w:del w:id="1707" w:author="Patrick Das" w:date="2025-07-14T12:53:00Z" w16du:dateUtc="2025-07-14T07:23:00Z">
              <w:r w:rsidRPr="00C359E2" w:rsidDel="001F6883">
                <w:delText>Form complexity</w:delText>
              </w:r>
            </w:del>
          </w:p>
        </w:tc>
        <w:tc>
          <w:tcPr>
            <w:tcW w:w="1246" w:type="dxa"/>
          </w:tcPr>
          <w:p w14:paraId="7E77EBA3" w14:textId="1DF7FD47" w:rsidR="00E83742" w:rsidRPr="00C359E2" w:rsidDel="001F6883" w:rsidRDefault="007D1673" w:rsidP="00C359E2">
            <w:pPr>
              <w:jc w:val="center"/>
              <w:rPr>
                <w:del w:id="1708" w:author="Patrick Das" w:date="2025-07-14T12:53:00Z" w16du:dateUtc="2025-07-14T07:23:00Z"/>
              </w:rPr>
            </w:pPr>
            <w:del w:id="1709" w:author="Patrick Das" w:date="2025-07-14T12:53:00Z" w16du:dateUtc="2025-07-14T07:23:00Z">
              <w:r w:rsidRPr="00C359E2" w:rsidDel="001F6883">
                <w:rPr>
                  <w:rStyle w:val="VerbatimChar"/>
                  <w:rFonts w:asciiTheme="minorHAnsi" w:hAnsiTheme="minorHAnsi"/>
                </w:rPr>
                <w:delText>-0.03</w:delText>
              </w:r>
              <w:r w:rsidR="00B82E1D" w:rsidRPr="00C359E2" w:rsidDel="001F6883">
                <w:rPr>
                  <w:rStyle w:val="VerbatimChar"/>
                  <w:rFonts w:asciiTheme="minorHAnsi" w:hAnsiTheme="minorHAnsi"/>
                </w:rPr>
                <w:br/>
              </w:r>
              <w:r w:rsidR="004D33EF" w:rsidRPr="00C359E2" w:rsidDel="001F6883">
                <w:rPr>
                  <w:rStyle w:val="VerbatimChar"/>
                  <w:rFonts w:asciiTheme="minorHAnsi" w:hAnsiTheme="minorHAnsi"/>
                </w:rPr>
                <w:delText>(0.87)</w:delText>
              </w:r>
            </w:del>
          </w:p>
        </w:tc>
        <w:tc>
          <w:tcPr>
            <w:tcW w:w="1273" w:type="dxa"/>
          </w:tcPr>
          <w:p w14:paraId="5997CBD1" w14:textId="4B677850" w:rsidR="00E83742" w:rsidRPr="00C359E2" w:rsidDel="001F6883" w:rsidRDefault="006A5332" w:rsidP="00C359E2">
            <w:pPr>
              <w:jc w:val="center"/>
              <w:rPr>
                <w:del w:id="1710" w:author="Patrick Das" w:date="2025-07-14T12:53:00Z" w16du:dateUtc="2025-07-14T07:23:00Z"/>
              </w:rPr>
            </w:pPr>
            <w:del w:id="1711" w:author="Patrick Das" w:date="2025-07-14T12:53:00Z" w16du:dateUtc="2025-07-14T07:23:00Z">
              <w:r w:rsidRPr="00C359E2" w:rsidDel="001F6883">
                <w:rPr>
                  <w:rStyle w:val="VerbatimChar"/>
                  <w:rFonts w:asciiTheme="minorHAnsi" w:hAnsiTheme="minorHAnsi"/>
                </w:rPr>
                <w:delText>-0.33</w:delText>
              </w:r>
              <w:r w:rsidRPr="00C359E2" w:rsidDel="001F6883">
                <w:rPr>
                  <w:rStyle w:val="VerbatimChar"/>
                  <w:rFonts w:asciiTheme="minorHAnsi" w:hAnsiTheme="minorHAnsi"/>
                </w:rPr>
                <w:br/>
                <w:delText>(0.3)</w:delText>
              </w:r>
            </w:del>
          </w:p>
        </w:tc>
        <w:tc>
          <w:tcPr>
            <w:tcW w:w="1075" w:type="dxa"/>
          </w:tcPr>
          <w:p w14:paraId="2F72F7A7" w14:textId="44CB2EB3" w:rsidR="00E83742" w:rsidRPr="00C359E2" w:rsidDel="001F6883" w:rsidRDefault="00DE50D7" w:rsidP="00C359E2">
            <w:pPr>
              <w:jc w:val="center"/>
              <w:rPr>
                <w:del w:id="1712" w:author="Patrick Das" w:date="2025-07-14T12:53:00Z" w16du:dateUtc="2025-07-14T07:23:00Z"/>
              </w:rPr>
            </w:pPr>
            <w:del w:id="1713" w:author="Patrick Das" w:date="2025-07-14T12:53:00Z" w16du:dateUtc="2025-07-14T07:23:00Z">
              <w:r w:rsidRPr="00C359E2" w:rsidDel="001F6883">
                <w:rPr>
                  <w:rStyle w:val="VerbatimChar"/>
                  <w:rFonts w:asciiTheme="minorHAnsi" w:hAnsiTheme="minorHAnsi"/>
                </w:rPr>
                <w:delText>-0.60</w:delText>
              </w:r>
              <w:r w:rsidRPr="00C359E2" w:rsidDel="001F6883">
                <w:rPr>
                  <w:rStyle w:val="VerbatimChar"/>
                  <w:rFonts w:asciiTheme="minorHAnsi" w:hAnsiTheme="minorHAnsi"/>
                </w:rPr>
                <w:br/>
                <w:delText>(0.10)</w:delText>
              </w:r>
            </w:del>
          </w:p>
        </w:tc>
        <w:tc>
          <w:tcPr>
            <w:tcW w:w="1105" w:type="dxa"/>
          </w:tcPr>
          <w:p w14:paraId="68939CA1" w14:textId="41CB61E4" w:rsidR="00E83742" w:rsidRPr="00C359E2" w:rsidDel="001F6883" w:rsidRDefault="009D205A" w:rsidP="00C359E2">
            <w:pPr>
              <w:jc w:val="center"/>
              <w:rPr>
                <w:del w:id="1714" w:author="Patrick Das" w:date="2025-07-14T12:53:00Z" w16du:dateUtc="2025-07-14T07:23:00Z"/>
              </w:rPr>
            </w:pPr>
            <w:del w:id="1715" w:author="Patrick Das" w:date="2025-07-14T12:50:00Z" w16du:dateUtc="2025-07-14T07:20:00Z">
              <w:r w:rsidRPr="00C359E2" w:rsidDel="001F6883">
                <w:rPr>
                  <w:rStyle w:val="VerbatimChar"/>
                  <w:rFonts w:asciiTheme="minorHAnsi" w:hAnsiTheme="minorHAnsi"/>
                </w:rPr>
                <w:delText>0.088</w:delText>
              </w:r>
            </w:del>
          </w:p>
        </w:tc>
        <w:tc>
          <w:tcPr>
            <w:tcW w:w="1504" w:type="dxa"/>
          </w:tcPr>
          <w:p w14:paraId="01ECB9F6" w14:textId="32775201" w:rsidR="00E83742" w:rsidRPr="00C359E2" w:rsidDel="001F6883" w:rsidRDefault="009D205A" w:rsidP="00C359E2">
            <w:pPr>
              <w:jc w:val="center"/>
              <w:rPr>
                <w:del w:id="1716" w:author="Patrick Das" w:date="2025-07-14T12:53:00Z" w16du:dateUtc="2025-07-14T07:23:00Z"/>
              </w:rPr>
            </w:pPr>
            <w:del w:id="1717" w:author="Patrick Das" w:date="2025-07-14T12:50:00Z" w16du:dateUtc="2025-07-14T07:20:00Z">
              <w:r w:rsidRPr="00C359E2" w:rsidDel="001F6883">
                <w:rPr>
                  <w:rStyle w:val="VerbatimChar"/>
                  <w:rFonts w:asciiTheme="minorHAnsi" w:hAnsiTheme="minorHAnsi"/>
                </w:rPr>
                <w:delText>0.228</w:delText>
              </w:r>
            </w:del>
          </w:p>
        </w:tc>
        <w:tc>
          <w:tcPr>
            <w:tcW w:w="1428" w:type="dxa"/>
          </w:tcPr>
          <w:p w14:paraId="59EB6572" w14:textId="2691B29A" w:rsidR="00E83742" w:rsidRPr="00C359E2" w:rsidDel="001F6883" w:rsidRDefault="009D205A" w:rsidP="0072554A">
            <w:pPr>
              <w:keepNext/>
              <w:jc w:val="center"/>
              <w:rPr>
                <w:del w:id="1718" w:author="Patrick Das" w:date="2025-07-14T12:53:00Z" w16du:dateUtc="2025-07-14T07:23:00Z"/>
              </w:rPr>
            </w:pPr>
            <w:del w:id="1719" w:author="Patrick Das" w:date="2025-07-14T12:40:00Z" w16du:dateUtc="2025-07-14T07:10:00Z">
              <w:r w:rsidRPr="00C359E2" w:rsidDel="008802A4">
                <w:rPr>
                  <w:rStyle w:val="VerbatimChar"/>
                  <w:rFonts w:asciiTheme="minorHAnsi" w:hAnsiTheme="minorHAnsi"/>
                </w:rPr>
                <w:delText>0.140</w:delText>
              </w:r>
            </w:del>
          </w:p>
        </w:tc>
      </w:tr>
    </w:tbl>
    <w:p w14:paraId="3D0A2583" w14:textId="77777777" w:rsidR="00574A50" w:rsidDel="001F6883" w:rsidRDefault="00574A50" w:rsidP="0064509E">
      <w:pPr>
        <w:rPr>
          <w:del w:id="1720" w:author="Patrick Das" w:date="2025-07-14T12:53:00Z" w16du:dateUtc="2025-07-14T07:23:00Z"/>
          <w:lang w:val="en-AU"/>
        </w:rPr>
      </w:pPr>
    </w:p>
    <w:p w14:paraId="3F7F2348" w14:textId="72274F09" w:rsidR="0064509E" w:rsidRDefault="003239A4" w:rsidP="0064509E">
      <w:pPr>
        <w:rPr>
          <w:lang w:val="en-AU"/>
        </w:rPr>
      </w:pPr>
      <w:ins w:id="1721" w:author="Hannah Haynie" w:date="2025-07-02T21:48:00Z" w16du:dateUtc="2025-07-03T03:48:00Z">
        <w:r>
          <w:rPr>
            <w:lang w:val="en-AU"/>
          </w:rPr>
          <w:t>B</w:t>
        </w:r>
      </w:ins>
      <w:del w:id="1722" w:author="Hannah Haynie" w:date="2025-07-02T21:48:00Z" w16du:dateUtc="2025-07-03T03:48:00Z">
        <w:r w:rsidR="00C84EDF" w:rsidDel="003239A4">
          <w:rPr>
            <w:lang w:val="en-AU"/>
          </w:rPr>
          <w:delText>Also notice</w:delText>
        </w:r>
        <w:r w:rsidR="002C0B0A" w:rsidRPr="002C0B0A" w:rsidDel="003239A4">
          <w:rPr>
            <w:lang w:val="en-AU"/>
          </w:rPr>
          <w:delText xml:space="preserve"> that b</w:delText>
        </w:r>
      </w:del>
      <w:r w:rsidR="002C0B0A" w:rsidRPr="002C0B0A">
        <w:rPr>
          <w:lang w:val="en-AU"/>
        </w:rPr>
        <w:t xml:space="preserve">etween the </w:t>
      </w:r>
      <w:del w:id="1723" w:author="Hannah Haynie" w:date="2025-07-02T10:49:00Z" w16du:dateUtc="2025-07-02T16:49:00Z">
        <w:r w:rsidR="002C0B0A" w:rsidRPr="002C0B0A" w:rsidDel="00CC7195">
          <w:rPr>
            <w:lang w:val="en-AU"/>
          </w:rPr>
          <w:delText>case-marking</w:delText>
        </w:r>
      </w:del>
      <w:ins w:id="1724" w:author="Hannah Haynie" w:date="2025-07-02T10:49:00Z" w16du:dateUtc="2025-07-02T16:49:00Z">
        <w:r w:rsidR="00CC7195">
          <w:rPr>
            <w:lang w:val="en-AU"/>
          </w:rPr>
          <w:t>case marking</w:t>
        </w:r>
      </w:ins>
      <w:r w:rsidR="002C0B0A" w:rsidRPr="002C0B0A">
        <w:rPr>
          <w:lang w:val="en-AU"/>
        </w:rPr>
        <w:t xml:space="preserve">, </w:t>
      </w:r>
      <w:commentRangeStart w:id="1725"/>
      <w:r w:rsidR="002C0B0A" w:rsidRPr="002C0B0A">
        <w:rPr>
          <w:lang w:val="en-AU"/>
        </w:rPr>
        <w:t xml:space="preserve">cell and form complexity models, the difference </w:t>
      </w:r>
      <w:r w:rsidR="00C84EDF">
        <w:rPr>
          <w:lang w:val="en-AU"/>
        </w:rPr>
        <w:t xml:space="preserve">between Conditional and Marginal </w:t>
      </w:r>
      <w:r w:rsidR="002C0B0A" w:rsidRPr="002C0B0A">
        <w:rPr>
          <w:lang w:val="en-AU"/>
        </w:rPr>
        <w:t>R</w:t>
      </w:r>
      <w:r w:rsidR="00C84EDF">
        <w:rPr>
          <w:vertAlign w:val="superscript"/>
          <w:lang w:val="en-AU"/>
        </w:rPr>
        <w:t>2</w:t>
      </w:r>
      <w:r w:rsidR="002C0B0A" w:rsidRPr="002C0B0A">
        <w:rPr>
          <w:lang w:val="en-AU"/>
        </w:rPr>
        <w:t xml:space="preserve"> increases substantially, </w:t>
      </w:r>
      <w:commentRangeStart w:id="1726"/>
      <w:r w:rsidR="002C0B0A" w:rsidRPr="002C0B0A">
        <w:rPr>
          <w:lang w:val="en-AU"/>
        </w:rPr>
        <w:t>suggesting that the amount of variance that subfamily</w:t>
      </w:r>
      <w:r w:rsidR="00C84EDF">
        <w:rPr>
          <w:lang w:val="en-AU"/>
        </w:rPr>
        <w:t xml:space="preserve"> (the random effect)</w:t>
      </w:r>
      <w:r w:rsidR="002C0B0A" w:rsidRPr="002C0B0A">
        <w:rPr>
          <w:lang w:val="en-AU"/>
        </w:rPr>
        <w:t xml:space="preserve"> explains is greater in verbal argument coding strategies than nominal (</w:t>
      </w:r>
      <w:del w:id="1727" w:author="Hannah Haynie" w:date="2025-07-02T10:49:00Z" w16du:dateUtc="2025-07-02T16:49:00Z">
        <w:r w:rsidR="002C0B0A" w:rsidRPr="002C0B0A" w:rsidDel="00CC7195">
          <w:rPr>
            <w:lang w:val="en-AU"/>
          </w:rPr>
          <w:delText>case-marking</w:delText>
        </w:r>
      </w:del>
      <w:ins w:id="1728" w:author="Hannah Haynie" w:date="2025-07-02T10:49:00Z" w16du:dateUtc="2025-07-02T16:49:00Z">
        <w:r w:rsidR="00CC7195">
          <w:rPr>
            <w:lang w:val="en-AU"/>
          </w:rPr>
          <w:t>case marking</w:t>
        </w:r>
      </w:ins>
      <w:r w:rsidR="002C0B0A" w:rsidRPr="002C0B0A">
        <w:rPr>
          <w:lang w:val="en-AU"/>
        </w:rPr>
        <w:t>) strategies</w:t>
      </w:r>
      <w:commentRangeEnd w:id="1725"/>
      <w:r>
        <w:rPr>
          <w:rStyle w:val="CommentReference"/>
        </w:rPr>
        <w:commentReference w:id="1725"/>
      </w:r>
      <w:commentRangeEnd w:id="1726"/>
      <w:r>
        <w:rPr>
          <w:rStyle w:val="CommentReference"/>
        </w:rPr>
        <w:commentReference w:id="1726"/>
      </w:r>
      <w:r w:rsidR="002C0B0A" w:rsidRPr="002C0B0A">
        <w:rPr>
          <w:lang w:val="en-AU"/>
        </w:rPr>
        <w:t xml:space="preserve">. </w:t>
      </w:r>
      <w:commentRangeStart w:id="1729"/>
      <w:r w:rsidR="002C0B0A" w:rsidRPr="002C0B0A">
        <w:rPr>
          <w:lang w:val="en-AU"/>
        </w:rPr>
        <w:t xml:space="preserve">However, even after removing an influential outlier like Limbu, the data fails to meet some assumptions, such as normality (all p-values &lt; 0.05 for Shapiro-Wilk test) and homoscedasticity. </w:t>
      </w:r>
      <w:commentRangeEnd w:id="1729"/>
      <w:r>
        <w:rPr>
          <w:rStyle w:val="CommentReference"/>
        </w:rPr>
        <w:commentReference w:id="1729"/>
      </w:r>
      <w:r w:rsidR="002C0B0A" w:rsidRPr="002C0B0A">
        <w:rPr>
          <w:lang w:val="en-AU"/>
        </w:rPr>
        <w:t xml:space="preserve">Despite this, </w:t>
      </w:r>
      <w:commentRangeStart w:id="1730"/>
      <w:r w:rsidR="002C0B0A" w:rsidRPr="002C0B0A">
        <w:rPr>
          <w:lang w:val="en-AU"/>
        </w:rPr>
        <w:t xml:space="preserve">further investigation </w:t>
      </w:r>
      <w:commentRangeEnd w:id="1730"/>
      <w:r>
        <w:rPr>
          <w:rStyle w:val="CommentReference"/>
        </w:rPr>
        <w:commentReference w:id="1730"/>
      </w:r>
      <w:r w:rsidR="002C0B0A" w:rsidRPr="002C0B0A">
        <w:rPr>
          <w:lang w:val="en-AU"/>
        </w:rPr>
        <w:t xml:space="preserve">of the sociocultural traits that constitute the Hill/Valley framework shows consistent directions of effect, </w:t>
      </w:r>
      <w:commentRangeStart w:id="1731"/>
      <w:r w:rsidR="002C0B0A" w:rsidRPr="002C0B0A">
        <w:rPr>
          <w:lang w:val="en-AU"/>
        </w:rPr>
        <w:t xml:space="preserve">and one of the factors – whether a given language is spoken as an L2 by other speaker groups – </w:t>
      </w:r>
      <w:r w:rsidR="00F42710">
        <w:rPr>
          <w:lang w:val="en-AU"/>
        </w:rPr>
        <w:t>is</w:t>
      </w:r>
      <w:r w:rsidR="002C0B0A" w:rsidRPr="002C0B0A">
        <w:rPr>
          <w:lang w:val="en-AU"/>
        </w:rPr>
        <w:t xml:space="preserve"> statistical</w:t>
      </w:r>
      <w:r w:rsidR="00F42710">
        <w:rPr>
          <w:lang w:val="en-AU"/>
        </w:rPr>
        <w:t>ly</w:t>
      </w:r>
      <w:r w:rsidR="002C0B0A" w:rsidRPr="002C0B0A">
        <w:rPr>
          <w:lang w:val="en-AU"/>
        </w:rPr>
        <w:t xml:space="preserve"> significan</w:t>
      </w:r>
      <w:r w:rsidR="00F42710">
        <w:rPr>
          <w:lang w:val="en-AU"/>
        </w:rPr>
        <w:t>t</w:t>
      </w:r>
      <w:r w:rsidR="002C0B0A" w:rsidRPr="002C0B0A">
        <w:rPr>
          <w:lang w:val="en-AU"/>
        </w:rPr>
        <w:t xml:space="preserve">, </w:t>
      </w:r>
      <w:commentRangeStart w:id="1732"/>
      <w:r w:rsidR="002C0B0A" w:rsidRPr="002C0B0A">
        <w:rPr>
          <w:lang w:val="en-AU"/>
        </w:rPr>
        <w:t>robust to resampling</w:t>
      </w:r>
      <w:commentRangeEnd w:id="1731"/>
      <w:r>
        <w:rPr>
          <w:rStyle w:val="CommentReference"/>
        </w:rPr>
        <w:commentReference w:id="1731"/>
      </w:r>
      <w:commentRangeEnd w:id="1732"/>
      <w:r>
        <w:rPr>
          <w:rStyle w:val="CommentReference"/>
        </w:rPr>
        <w:commentReference w:id="1732"/>
      </w:r>
      <w:r w:rsidR="002C0B0A" w:rsidRPr="002C0B0A">
        <w:rPr>
          <w:lang w:val="en-AU"/>
        </w:rPr>
        <w:t>.</w:t>
      </w:r>
    </w:p>
    <w:p w14:paraId="2A5A605F" w14:textId="10A2BCD6" w:rsidR="0064509E" w:rsidRDefault="0064509E" w:rsidP="0064509E">
      <w:pPr>
        <w:pStyle w:val="Heading2"/>
      </w:pPr>
      <w:commentRangeStart w:id="1733"/>
      <w:r>
        <w:t>However, sociocultural traits show consistent effect, and status as L2 is significant</w:t>
      </w:r>
      <w:commentRangeEnd w:id="1733"/>
      <w:r w:rsidR="003239A4">
        <w:rPr>
          <w:rStyle w:val="CommentReference"/>
          <w:rFonts w:asciiTheme="minorHAnsi" w:eastAsiaTheme="minorHAnsi" w:hAnsiTheme="minorHAnsi" w:cstheme="minorBidi"/>
          <w:color w:val="auto"/>
          <w:lang w:val="en-US"/>
        </w:rPr>
        <w:commentReference w:id="1733"/>
      </w:r>
    </w:p>
    <w:p w14:paraId="3CC5B89D" w14:textId="6B22DCF0" w:rsidR="007A062B" w:rsidRDefault="00372D5E" w:rsidP="0064509E">
      <w:pPr>
        <w:rPr>
          <w:ins w:id="1734" w:author="Patrick Das" w:date="2025-07-14T13:38:00Z" w16du:dateUtc="2025-07-14T08:08:00Z"/>
          <w:lang w:val="en-AU"/>
        </w:rPr>
      </w:pPr>
      <w:r w:rsidRPr="00372D5E">
        <w:rPr>
          <w:lang w:val="en-AU"/>
        </w:rPr>
        <w:t xml:space="preserve">While the Hill/Valley framework does not seem to effectively predict the diversity in argument coding strategies, it does </w:t>
      </w:r>
      <w:del w:id="1735" w:author="Hannah Haynie" w:date="2025-07-02T21:55:00Z" w16du:dateUtc="2025-07-03T03:55:00Z">
        <w:r w:rsidRPr="00372D5E" w:rsidDel="003239A4">
          <w:rPr>
            <w:lang w:val="en-AU"/>
          </w:rPr>
          <w:delText>seem to be loading on</w:delText>
        </w:r>
      </w:del>
      <w:ins w:id="1736" w:author="Hannah Haynie" w:date="2025-07-02T21:55:00Z" w16du:dateUtc="2025-07-03T03:55:00Z">
        <w:r w:rsidR="003239A4">
          <w:rPr>
            <w:lang w:val="en-AU"/>
          </w:rPr>
          <w:t>invoke</w:t>
        </w:r>
      </w:ins>
      <w:r w:rsidRPr="00372D5E">
        <w:rPr>
          <w:lang w:val="en-AU"/>
        </w:rPr>
        <w:t xml:space="preserve"> sociocultural variables that </w:t>
      </w:r>
      <w:del w:id="1737" w:author="Hannah Haynie" w:date="2025-07-02T21:55:00Z" w16du:dateUtc="2025-07-03T03:55:00Z">
        <w:r w:rsidRPr="00372D5E" w:rsidDel="003239A4">
          <w:rPr>
            <w:lang w:val="en-AU"/>
          </w:rPr>
          <w:delText xml:space="preserve">generally </w:delText>
        </w:r>
      </w:del>
      <w:ins w:id="1738" w:author="Hannah Haynie" w:date="2025-07-02T21:55:00Z" w16du:dateUtc="2025-07-03T03:55:00Z">
        <w:r w:rsidR="003239A4">
          <w:rPr>
            <w:lang w:val="en-AU"/>
          </w:rPr>
          <w:t>are commonly thought to</w:t>
        </w:r>
        <w:r w:rsidR="003239A4" w:rsidRPr="00372D5E">
          <w:rPr>
            <w:lang w:val="en-AU"/>
          </w:rPr>
          <w:t xml:space="preserve"> </w:t>
        </w:r>
      </w:ins>
      <w:r w:rsidRPr="00372D5E">
        <w:rPr>
          <w:lang w:val="en-AU"/>
        </w:rPr>
        <w:t xml:space="preserve">pattern together </w:t>
      </w:r>
      <w:del w:id="1739" w:author="Hannah Haynie" w:date="2025-07-02T21:55:00Z" w16du:dateUtc="2025-07-03T03:55:00Z">
        <w:r w:rsidRPr="00372D5E" w:rsidDel="003239A4">
          <w:rPr>
            <w:lang w:val="en-AU"/>
          </w:rPr>
          <w:delText xml:space="preserve">for </w:delText>
        </w:r>
      </w:del>
      <w:ins w:id="1740" w:author="Hannah Haynie" w:date="2025-07-02T21:55:00Z" w16du:dateUtc="2025-07-03T03:55:00Z">
        <w:r w:rsidR="003239A4">
          <w:rPr>
            <w:lang w:val="en-AU"/>
          </w:rPr>
          <w:t>in relation to</w:t>
        </w:r>
        <w:r w:rsidR="003239A4" w:rsidRPr="00372D5E">
          <w:rPr>
            <w:lang w:val="en-AU"/>
          </w:rPr>
          <w:t xml:space="preserve"> </w:t>
        </w:r>
      </w:ins>
      <w:r w:rsidRPr="00372D5E">
        <w:rPr>
          <w:lang w:val="en-AU"/>
        </w:rPr>
        <w:t>linguistic structure. All the sociocultural variables show consistent direction of effect</w:t>
      </w:r>
      <w:r>
        <w:rPr>
          <w:lang w:val="en-AU"/>
        </w:rPr>
        <w:t xml:space="preserve"> with complexity measures</w:t>
      </w:r>
      <w:ins w:id="1741" w:author="Hannah Haynie" w:date="2025-07-02T21:55:00Z" w16du:dateUtc="2025-07-03T03:55:00Z">
        <w:r w:rsidR="003239A4">
          <w:rPr>
            <w:lang w:val="en-AU"/>
          </w:rPr>
          <w:t xml:space="preserve">, even though their effects are </w:t>
        </w:r>
      </w:ins>
      <w:ins w:id="1742" w:author="Hannah Haynie" w:date="2025-07-02T21:56:00Z" w16du:dateUtc="2025-07-03T03:56:00Z">
        <w:r w:rsidR="003239A4">
          <w:rPr>
            <w:lang w:val="en-AU"/>
          </w:rPr>
          <w:t>generally not significant</w:t>
        </w:r>
      </w:ins>
      <w:del w:id="1743" w:author="Hannah Haynie" w:date="2025-07-02T21:56:00Z" w16du:dateUtc="2025-07-03T03:56:00Z">
        <w:r w:rsidRPr="00372D5E" w:rsidDel="003239A4">
          <w:rPr>
            <w:lang w:val="en-AU"/>
          </w:rPr>
          <w:delText>, and specifically</w:delText>
        </w:r>
      </w:del>
      <w:ins w:id="1744" w:author="Hannah Haynie" w:date="2025-07-02T21:56:00Z" w16du:dateUtc="2025-07-03T03:56:00Z">
        <w:r w:rsidR="003239A4">
          <w:rPr>
            <w:lang w:val="en-AU"/>
          </w:rPr>
          <w:t>. Notably</w:t>
        </w:r>
      </w:ins>
      <w:r>
        <w:rPr>
          <w:lang w:val="en-AU"/>
        </w:rPr>
        <w:t xml:space="preserve">, whether a language is </w:t>
      </w:r>
      <w:del w:id="1745" w:author="Hannah Haynie" w:date="2025-07-02T21:56:00Z" w16du:dateUtc="2025-07-03T03:56:00Z">
        <w:r w:rsidDel="003239A4">
          <w:rPr>
            <w:lang w:val="en-AU"/>
          </w:rPr>
          <w:delText xml:space="preserve">learnt </w:delText>
        </w:r>
      </w:del>
      <w:ins w:id="1746" w:author="Hannah Haynie" w:date="2025-07-02T21:56:00Z" w16du:dateUtc="2025-07-03T03:56:00Z">
        <w:r w:rsidR="003239A4">
          <w:rPr>
            <w:lang w:val="en-AU"/>
          </w:rPr>
          <w:t xml:space="preserve">used </w:t>
        </w:r>
      </w:ins>
      <w:r>
        <w:rPr>
          <w:lang w:val="en-AU"/>
        </w:rPr>
        <w:t xml:space="preserve">as a second language </w:t>
      </w:r>
      <w:r w:rsidRPr="00372D5E">
        <w:rPr>
          <w:lang w:val="en-AU"/>
        </w:rPr>
        <w:t>by other speaker groups</w:t>
      </w:r>
      <w:ins w:id="1747" w:author="Hannah Haynie" w:date="2025-07-02T21:56:00Z" w16du:dateUtc="2025-07-03T03:56:00Z">
        <w:r w:rsidR="003239A4">
          <w:rPr>
            <w:lang w:val="en-AU"/>
          </w:rPr>
          <w:t xml:space="preserve"> is</w:t>
        </w:r>
      </w:ins>
      <w:r w:rsidRPr="00372D5E">
        <w:rPr>
          <w:lang w:val="en-AU"/>
        </w:rPr>
        <w:t xml:space="preserve"> significantly </w:t>
      </w:r>
      <w:del w:id="1748" w:author="Hannah Haynie" w:date="2025-07-02T21:56:00Z" w16du:dateUtc="2025-07-03T03:56:00Z">
        <w:r w:rsidRPr="00372D5E" w:rsidDel="003239A4">
          <w:rPr>
            <w:lang w:val="en-AU"/>
          </w:rPr>
          <w:delText>lower</w:delText>
        </w:r>
        <w:r w:rsidDel="003239A4">
          <w:rPr>
            <w:lang w:val="en-AU"/>
          </w:rPr>
          <w:delText>s</w:delText>
        </w:r>
        <w:r w:rsidRPr="00372D5E" w:rsidDel="003239A4">
          <w:rPr>
            <w:lang w:val="en-AU"/>
          </w:rPr>
          <w:delText xml:space="preserve"> </w:delText>
        </w:r>
      </w:del>
      <w:ins w:id="1749" w:author="Hannah Haynie" w:date="2025-07-02T21:56:00Z" w16du:dateUtc="2025-07-03T03:56:00Z">
        <w:r w:rsidR="003239A4">
          <w:rPr>
            <w:lang w:val="en-AU"/>
          </w:rPr>
          <w:t>associated with</w:t>
        </w:r>
        <w:r w:rsidR="003239A4" w:rsidRPr="00372D5E">
          <w:rPr>
            <w:lang w:val="en-AU"/>
          </w:rPr>
          <w:t xml:space="preserve"> </w:t>
        </w:r>
      </w:ins>
      <w:r w:rsidRPr="00372D5E">
        <w:rPr>
          <w:lang w:val="en-AU"/>
        </w:rPr>
        <w:t xml:space="preserve">verbal (cell) complexity (β = -0.58, p = 0.047). </w:t>
      </w:r>
      <w:r w:rsidR="00F92D6E">
        <w:rPr>
          <w:lang w:val="en-AU"/>
        </w:rPr>
        <w:t xml:space="preserve">The full results of </w:t>
      </w:r>
      <w:del w:id="1750" w:author="Patrick Das" w:date="2025-07-11T16:54:00Z" w16du:dateUtc="2025-07-11T11:24:00Z">
        <w:r w:rsidR="00F92D6E" w:rsidDel="00580E6D">
          <w:rPr>
            <w:lang w:val="en-AU"/>
          </w:rPr>
          <w:delText xml:space="preserve">all </w:delText>
        </w:r>
      </w:del>
      <w:ins w:id="1751" w:author="Patrick Das" w:date="2025-07-11T16:54:00Z" w16du:dateUtc="2025-07-11T11:24:00Z">
        <w:r w:rsidR="00580E6D">
          <w:rPr>
            <w:lang w:val="en-AU"/>
          </w:rPr>
          <w:t xml:space="preserve">this </w:t>
        </w:r>
      </w:ins>
      <w:r w:rsidR="00F92D6E">
        <w:rPr>
          <w:lang w:val="en-AU"/>
        </w:rPr>
        <w:t>model</w:t>
      </w:r>
      <w:del w:id="1752" w:author="Patrick Das" w:date="2025-07-11T16:56:00Z" w16du:dateUtc="2025-07-11T11:26:00Z">
        <w:r w:rsidR="00F92D6E" w:rsidDel="00522DA2">
          <w:rPr>
            <w:lang w:val="en-AU"/>
          </w:rPr>
          <w:delText>s</w:delText>
        </w:r>
      </w:del>
      <w:r w:rsidR="00F92D6E">
        <w:rPr>
          <w:lang w:val="en-AU"/>
        </w:rPr>
        <w:t xml:space="preserve"> </w:t>
      </w:r>
      <w:ins w:id="1753" w:author="Patrick Das" w:date="2025-07-11T16:54:00Z" w16du:dateUtc="2025-07-11T11:24:00Z">
        <w:r w:rsidR="00580E6D">
          <w:rPr>
            <w:lang w:val="en-AU"/>
          </w:rPr>
          <w:t xml:space="preserve">is given below in Table </w:t>
        </w:r>
      </w:ins>
      <w:ins w:id="1754" w:author="Patrick Das" w:date="2025-07-14T13:41:00Z" w16du:dateUtc="2025-07-14T08:11:00Z">
        <w:r w:rsidR="00DE3368">
          <w:rPr>
            <w:lang w:val="en-AU"/>
          </w:rPr>
          <w:t>9</w:t>
        </w:r>
      </w:ins>
      <w:ins w:id="1755" w:author="Patrick Das" w:date="2025-07-11T16:54:00Z" w16du:dateUtc="2025-07-11T11:24:00Z">
        <w:r w:rsidR="00580E6D">
          <w:rPr>
            <w:lang w:val="en-AU"/>
          </w:rPr>
          <w:t>.</w:t>
        </w:r>
      </w:ins>
      <w:del w:id="1756" w:author="Patrick Das" w:date="2025-07-11T16:54:00Z" w16du:dateUtc="2025-07-11T11:24:00Z">
        <w:r w:rsidR="00F92D6E" w:rsidDel="00580E6D">
          <w:rPr>
            <w:lang w:val="en-AU"/>
          </w:rPr>
          <w:delText xml:space="preserve">can be viewed in </w:delText>
        </w:r>
        <w:commentRangeStart w:id="1757"/>
        <w:r w:rsidR="00F92D6E" w:rsidDel="00580E6D">
          <w:rPr>
            <w:lang w:val="en-AU"/>
          </w:rPr>
          <w:delText xml:space="preserve">Appendix </w:delText>
        </w:r>
      </w:del>
      <w:del w:id="1758" w:author="Patrick Das" w:date="2025-07-11T14:23:00Z" w16du:dateUtc="2025-07-11T08:53:00Z">
        <w:r w:rsidR="00F92D6E" w:rsidDel="00DA2895">
          <w:rPr>
            <w:lang w:val="en-AU"/>
          </w:rPr>
          <w:delText>D</w:delText>
        </w:r>
        <w:commentRangeEnd w:id="1757"/>
        <w:r w:rsidR="003239A4" w:rsidDel="00DA2895">
          <w:rPr>
            <w:rStyle w:val="CommentReference"/>
          </w:rPr>
          <w:commentReference w:id="1757"/>
        </w:r>
        <w:r w:rsidR="00F92D6E" w:rsidDel="00DA2895">
          <w:rPr>
            <w:lang w:val="en-AU"/>
          </w:rPr>
          <w:delText>.</w:delText>
        </w:r>
      </w:del>
      <w:r w:rsidR="00F92D6E">
        <w:rPr>
          <w:lang w:val="en-AU"/>
        </w:rPr>
        <w:t xml:space="preserve"> </w:t>
      </w:r>
    </w:p>
    <w:p w14:paraId="3B12E764" w14:textId="7DB08183" w:rsidR="00105839" w:rsidRDefault="00105839">
      <w:pPr>
        <w:pStyle w:val="Caption"/>
        <w:keepNext/>
        <w:rPr>
          <w:ins w:id="1759" w:author="Patrick Das" w:date="2025-07-14T14:12:00Z" w16du:dateUtc="2025-07-14T08:42:00Z"/>
        </w:rPr>
        <w:pPrChange w:id="1760" w:author="Patrick Das" w:date="2025-07-14T14:12:00Z" w16du:dateUtc="2025-07-14T08:42:00Z">
          <w:pPr/>
        </w:pPrChange>
      </w:pPr>
      <w:ins w:id="1761" w:author="Patrick Das" w:date="2025-07-14T14:12:00Z" w16du:dateUtc="2025-07-14T08:42:00Z">
        <w:r>
          <w:t xml:space="preserve">Table </w:t>
        </w:r>
        <w:r>
          <w:fldChar w:fldCharType="begin"/>
        </w:r>
        <w:r>
          <w:instrText xml:space="preserve"> SEQ Table \* ARABIC </w:instrText>
        </w:r>
      </w:ins>
      <w:r>
        <w:fldChar w:fldCharType="separate"/>
      </w:r>
      <w:ins w:id="1762" w:author="Patrick Das" w:date="2025-07-14T14:12:00Z" w16du:dateUtc="2025-07-14T08:42:00Z">
        <w:r>
          <w:rPr>
            <w:noProof/>
          </w:rPr>
          <w:t>9</w:t>
        </w:r>
        <w:r>
          <w:fldChar w:fldCharType="end"/>
        </w:r>
        <w:r>
          <w:t xml:space="preserve">: </w:t>
        </w:r>
        <w:r w:rsidRPr="00252206">
          <w:t>Coefficient estimates, standard error, degrees of freedom (</w:t>
        </w:r>
        <w:proofErr w:type="spellStart"/>
        <w:r w:rsidRPr="00252206">
          <w:t>df</w:t>
        </w:r>
        <w:proofErr w:type="spellEnd"/>
        <w:r w:rsidRPr="00252206">
          <w:t xml:space="preserve">), t-values, p-values, and R-squared value for </w:t>
        </w:r>
        <w:r w:rsidR="008C33B1">
          <w:t xml:space="preserve">L2_status as a predictor of </w:t>
        </w:r>
      </w:ins>
      <w:ins w:id="1763" w:author="Patrick Das" w:date="2025-07-14T14:13:00Z" w16du:dateUtc="2025-07-14T08:43:00Z">
        <w:r w:rsidR="008C33B1">
          <w:t xml:space="preserve">cell complexity in a </w:t>
        </w:r>
      </w:ins>
      <w:ins w:id="1764" w:author="Patrick Das" w:date="2025-07-14T14:12:00Z" w16du:dateUtc="2025-07-14T08:42:00Z">
        <w:r w:rsidRPr="00252206">
          <w:t>mixed effects model</w:t>
        </w:r>
        <w:r>
          <w:t xml:space="preserve"> with subfamily as a random effect (10 levels). N = 31.</w:t>
        </w:r>
      </w:ins>
    </w:p>
    <w:tbl>
      <w:tblPr>
        <w:tblStyle w:val="TableGrid"/>
        <w:tblW w:w="0" w:type="auto"/>
        <w:tblLook w:val="04A0" w:firstRow="1" w:lastRow="0" w:firstColumn="1" w:lastColumn="0" w:noHBand="0" w:noVBand="1"/>
        <w:tblPrChange w:id="1765" w:author="Patrick Das" w:date="2025-07-14T13:40:00Z" w16du:dateUtc="2025-07-14T08:10:00Z">
          <w:tblPr>
            <w:tblStyle w:val="TableGrid"/>
            <w:tblW w:w="0" w:type="auto"/>
            <w:tblLook w:val="04A0" w:firstRow="1" w:lastRow="0" w:firstColumn="1" w:lastColumn="0" w:noHBand="0" w:noVBand="1"/>
          </w:tblPr>
        </w:tblPrChange>
      </w:tblPr>
      <w:tblGrid>
        <w:gridCol w:w="1354"/>
        <w:gridCol w:w="1316"/>
        <w:gridCol w:w="1268"/>
        <w:gridCol w:w="835"/>
        <w:gridCol w:w="833"/>
        <w:gridCol w:w="975"/>
        <w:gridCol w:w="1428"/>
        <w:gridCol w:w="1341"/>
        <w:tblGridChange w:id="1766">
          <w:tblGrid>
            <w:gridCol w:w="1329"/>
            <w:gridCol w:w="25"/>
            <w:gridCol w:w="1305"/>
            <w:gridCol w:w="11"/>
            <w:gridCol w:w="1268"/>
            <w:gridCol w:w="38"/>
            <w:gridCol w:w="797"/>
            <w:gridCol w:w="42"/>
            <w:gridCol w:w="791"/>
            <w:gridCol w:w="59"/>
            <w:gridCol w:w="916"/>
            <w:gridCol w:w="77"/>
            <w:gridCol w:w="1351"/>
            <w:gridCol w:w="77"/>
            <w:gridCol w:w="1264"/>
            <w:gridCol w:w="164"/>
          </w:tblGrid>
        </w:tblGridChange>
      </w:tblGrid>
      <w:tr w:rsidR="007A062B" w14:paraId="0DD563CA" w14:textId="5B889BD3" w:rsidTr="007A062B">
        <w:trPr>
          <w:ins w:id="1767" w:author="Patrick Das" w:date="2025-07-14T13:39:00Z"/>
        </w:trPr>
        <w:tc>
          <w:tcPr>
            <w:tcW w:w="1318" w:type="dxa"/>
            <w:vAlign w:val="center"/>
            <w:tcPrChange w:id="1768" w:author="Patrick Das" w:date="2025-07-14T13:40:00Z" w16du:dateUtc="2025-07-14T08:10:00Z">
              <w:tcPr>
                <w:tcW w:w="1329" w:type="dxa"/>
                <w:vAlign w:val="center"/>
              </w:tcPr>
            </w:tcPrChange>
          </w:tcPr>
          <w:p w14:paraId="52D01CFD" w14:textId="5DE3872F" w:rsidR="007A062B" w:rsidRDefault="00245C4B" w:rsidP="007A062B">
            <w:pPr>
              <w:rPr>
                <w:ins w:id="1769" w:author="Patrick Das" w:date="2025-07-14T13:39:00Z" w16du:dateUtc="2025-07-14T08:09:00Z"/>
                <w:lang w:val="en-AU"/>
              </w:rPr>
            </w:pPr>
            <w:ins w:id="1770" w:author="Patrick Das" w:date="2025-07-14T14:12:00Z" w16du:dateUtc="2025-07-14T08:42:00Z">
              <w:r>
                <w:rPr>
                  <w:b/>
                  <w:bCs/>
                </w:rPr>
                <w:t>Parameter</w:t>
              </w:r>
            </w:ins>
          </w:p>
        </w:tc>
        <w:tc>
          <w:tcPr>
            <w:tcW w:w="1320" w:type="dxa"/>
            <w:vAlign w:val="center"/>
            <w:tcPrChange w:id="1771" w:author="Patrick Das" w:date="2025-07-14T13:40:00Z" w16du:dateUtc="2025-07-14T08:10:00Z">
              <w:tcPr>
                <w:tcW w:w="1330" w:type="dxa"/>
                <w:gridSpan w:val="2"/>
                <w:vAlign w:val="center"/>
              </w:tcPr>
            </w:tcPrChange>
          </w:tcPr>
          <w:p w14:paraId="14F4E8DC" w14:textId="07DD631A" w:rsidR="007A062B" w:rsidRDefault="007A062B" w:rsidP="007A062B">
            <w:pPr>
              <w:rPr>
                <w:ins w:id="1772" w:author="Patrick Das" w:date="2025-07-14T13:39:00Z" w16du:dateUtc="2025-07-14T08:09:00Z"/>
                <w:lang w:val="en-AU"/>
              </w:rPr>
            </w:pPr>
            <w:ins w:id="1773" w:author="Patrick Das" w:date="2025-07-14T13:40:00Z" w16du:dateUtc="2025-07-14T08:10:00Z">
              <w:r w:rsidRPr="007A062B">
                <w:rPr>
                  <w:b/>
                  <w:bCs/>
                </w:rPr>
                <w:t>Estimate</w:t>
              </w:r>
            </w:ins>
          </w:p>
        </w:tc>
        <w:tc>
          <w:tcPr>
            <w:tcW w:w="1282" w:type="dxa"/>
            <w:vAlign w:val="center"/>
            <w:tcPrChange w:id="1774" w:author="Patrick Das" w:date="2025-07-14T13:40:00Z" w16du:dateUtc="2025-07-14T08:10:00Z">
              <w:tcPr>
                <w:tcW w:w="1317" w:type="dxa"/>
                <w:gridSpan w:val="3"/>
                <w:vAlign w:val="center"/>
              </w:tcPr>
            </w:tcPrChange>
          </w:tcPr>
          <w:p w14:paraId="1295F653" w14:textId="532F96D0" w:rsidR="007A062B" w:rsidRDefault="007A062B" w:rsidP="007A062B">
            <w:pPr>
              <w:rPr>
                <w:ins w:id="1775" w:author="Patrick Das" w:date="2025-07-14T13:39:00Z" w16du:dateUtc="2025-07-14T08:09:00Z"/>
                <w:lang w:val="en-AU"/>
              </w:rPr>
            </w:pPr>
            <w:ins w:id="1776" w:author="Patrick Das" w:date="2025-07-14T13:40:00Z" w16du:dateUtc="2025-07-14T08:10:00Z">
              <w:r w:rsidRPr="007A062B">
                <w:rPr>
                  <w:b/>
                  <w:bCs/>
                </w:rPr>
                <w:t>Std. Error</w:t>
              </w:r>
            </w:ins>
          </w:p>
        </w:tc>
        <w:tc>
          <w:tcPr>
            <w:tcW w:w="836" w:type="dxa"/>
            <w:vAlign w:val="center"/>
            <w:tcPrChange w:id="1777" w:author="Patrick Das" w:date="2025-07-14T13:40:00Z" w16du:dateUtc="2025-07-14T08:10:00Z">
              <w:tcPr>
                <w:tcW w:w="839" w:type="dxa"/>
                <w:gridSpan w:val="2"/>
                <w:vAlign w:val="center"/>
              </w:tcPr>
            </w:tcPrChange>
          </w:tcPr>
          <w:p w14:paraId="1E177CAF" w14:textId="63B99682" w:rsidR="007A062B" w:rsidRDefault="007A062B" w:rsidP="007A062B">
            <w:pPr>
              <w:rPr>
                <w:ins w:id="1778" w:author="Patrick Das" w:date="2025-07-14T13:39:00Z" w16du:dateUtc="2025-07-14T08:09:00Z"/>
                <w:lang w:val="en-AU"/>
              </w:rPr>
            </w:pPr>
            <w:proofErr w:type="spellStart"/>
            <w:ins w:id="1779" w:author="Patrick Das" w:date="2025-07-14T13:40:00Z" w16du:dateUtc="2025-07-14T08:10:00Z">
              <w:r w:rsidRPr="007A062B">
                <w:rPr>
                  <w:b/>
                  <w:bCs/>
                </w:rPr>
                <w:t>df</w:t>
              </w:r>
            </w:ins>
            <w:proofErr w:type="spellEnd"/>
          </w:p>
        </w:tc>
        <w:tc>
          <w:tcPr>
            <w:tcW w:w="838" w:type="dxa"/>
            <w:vAlign w:val="center"/>
            <w:tcPrChange w:id="1780" w:author="Patrick Das" w:date="2025-07-14T13:40:00Z" w16du:dateUtc="2025-07-14T08:10:00Z">
              <w:tcPr>
                <w:tcW w:w="850" w:type="dxa"/>
                <w:gridSpan w:val="2"/>
                <w:vAlign w:val="center"/>
              </w:tcPr>
            </w:tcPrChange>
          </w:tcPr>
          <w:p w14:paraId="061717B3" w14:textId="61CFD71C" w:rsidR="007A062B" w:rsidRDefault="007A062B" w:rsidP="007A062B">
            <w:pPr>
              <w:rPr>
                <w:ins w:id="1781" w:author="Patrick Das" w:date="2025-07-14T13:39:00Z" w16du:dateUtc="2025-07-14T08:09:00Z"/>
                <w:lang w:val="en-AU"/>
              </w:rPr>
            </w:pPr>
            <w:ins w:id="1782" w:author="Patrick Das" w:date="2025-07-14T13:40:00Z" w16du:dateUtc="2025-07-14T08:10:00Z">
              <w:r w:rsidRPr="007A062B">
                <w:rPr>
                  <w:b/>
                  <w:bCs/>
                  <w:i/>
                  <w:iCs/>
                </w:rPr>
                <w:t>t</w:t>
              </w:r>
            </w:ins>
          </w:p>
        </w:tc>
        <w:tc>
          <w:tcPr>
            <w:tcW w:w="980" w:type="dxa"/>
            <w:vAlign w:val="center"/>
            <w:tcPrChange w:id="1783" w:author="Patrick Das" w:date="2025-07-14T13:40:00Z" w16du:dateUtc="2025-07-14T08:10:00Z">
              <w:tcPr>
                <w:tcW w:w="993" w:type="dxa"/>
                <w:gridSpan w:val="2"/>
                <w:vAlign w:val="center"/>
              </w:tcPr>
            </w:tcPrChange>
          </w:tcPr>
          <w:p w14:paraId="3EF4E480" w14:textId="7D7C3DDC" w:rsidR="007A062B" w:rsidRDefault="007A062B" w:rsidP="007A062B">
            <w:pPr>
              <w:rPr>
                <w:ins w:id="1784" w:author="Patrick Das" w:date="2025-07-14T13:39:00Z" w16du:dateUtc="2025-07-14T08:09:00Z"/>
                <w:lang w:val="en-AU"/>
              </w:rPr>
            </w:pPr>
            <w:ins w:id="1785" w:author="Patrick Das" w:date="2025-07-14T13:40:00Z" w16du:dateUtc="2025-07-14T08:10:00Z">
              <w:r w:rsidRPr="007A062B">
                <w:rPr>
                  <w:b/>
                  <w:bCs/>
                  <w:i/>
                  <w:iCs/>
                </w:rPr>
                <w:t>p</w:t>
              </w:r>
            </w:ins>
          </w:p>
        </w:tc>
        <w:tc>
          <w:tcPr>
            <w:tcW w:w="1428" w:type="dxa"/>
            <w:tcPrChange w:id="1786" w:author="Patrick Das" w:date="2025-07-14T13:40:00Z" w16du:dateUtc="2025-07-14T08:10:00Z">
              <w:tcPr>
                <w:tcW w:w="1275" w:type="dxa"/>
                <w:gridSpan w:val="2"/>
              </w:tcPr>
            </w:tcPrChange>
          </w:tcPr>
          <w:p w14:paraId="53EEDE5C" w14:textId="7CCB20AC" w:rsidR="007A062B" w:rsidRDefault="007A062B" w:rsidP="007A062B">
            <w:pPr>
              <w:rPr>
                <w:ins w:id="1787" w:author="Patrick Das" w:date="2025-07-14T13:39:00Z" w16du:dateUtc="2025-07-14T08:09:00Z"/>
                <w:lang w:val="en-AU"/>
              </w:rPr>
            </w:pPr>
            <w:ins w:id="1788" w:author="Patrick Das" w:date="2025-07-14T13:41:00Z" w16du:dateUtc="2025-07-14T08:11:00Z">
              <w:r w:rsidRPr="00C359E2">
                <w:t>Conditional R</w:t>
              </w:r>
              <w:r w:rsidRPr="00C359E2">
                <w:rPr>
                  <w:vertAlign w:val="superscript"/>
                </w:rPr>
                <w:t>2</w:t>
              </w:r>
            </w:ins>
          </w:p>
        </w:tc>
        <w:tc>
          <w:tcPr>
            <w:tcW w:w="1348" w:type="dxa"/>
            <w:tcPrChange w:id="1789" w:author="Patrick Das" w:date="2025-07-14T13:40:00Z" w16du:dateUtc="2025-07-14T08:10:00Z">
              <w:tcPr>
                <w:tcW w:w="1428" w:type="dxa"/>
                <w:gridSpan w:val="2"/>
              </w:tcPr>
            </w:tcPrChange>
          </w:tcPr>
          <w:p w14:paraId="22CEE71D" w14:textId="6B4774A4" w:rsidR="007A062B" w:rsidRDefault="007A062B" w:rsidP="007A062B">
            <w:pPr>
              <w:rPr>
                <w:ins w:id="1790" w:author="Patrick Das" w:date="2025-07-14T13:40:00Z" w16du:dateUtc="2025-07-14T08:10:00Z"/>
                <w:lang w:val="en-AU"/>
              </w:rPr>
            </w:pPr>
            <w:ins w:id="1791" w:author="Patrick Das" w:date="2025-07-14T13:41:00Z" w16du:dateUtc="2025-07-14T08:11:00Z">
              <w:r w:rsidRPr="00C359E2">
                <w:t>Marginal R</w:t>
              </w:r>
              <w:r w:rsidRPr="00C359E2">
                <w:rPr>
                  <w:vertAlign w:val="superscript"/>
                </w:rPr>
                <w:t>2</w:t>
              </w:r>
            </w:ins>
          </w:p>
        </w:tc>
      </w:tr>
      <w:tr w:rsidR="00166D4A" w14:paraId="5CBF2424" w14:textId="54B7C6B4" w:rsidTr="00163EA7">
        <w:trPr>
          <w:ins w:id="1792" w:author="Patrick Das" w:date="2025-07-14T13:39:00Z"/>
        </w:trPr>
        <w:tc>
          <w:tcPr>
            <w:tcW w:w="1318" w:type="dxa"/>
            <w:vAlign w:val="center"/>
          </w:tcPr>
          <w:p w14:paraId="4E61F33B" w14:textId="16B6FB00" w:rsidR="00166D4A" w:rsidRDefault="00166D4A" w:rsidP="007A062B">
            <w:pPr>
              <w:rPr>
                <w:ins w:id="1793" w:author="Patrick Das" w:date="2025-07-14T13:39:00Z" w16du:dateUtc="2025-07-14T08:09:00Z"/>
                <w:lang w:val="en-AU"/>
              </w:rPr>
            </w:pPr>
            <w:ins w:id="1794" w:author="Patrick Das" w:date="2025-07-14T13:40:00Z" w16du:dateUtc="2025-07-14T08:10:00Z">
              <w:r w:rsidRPr="007A062B">
                <w:t>Intercept</w:t>
              </w:r>
            </w:ins>
          </w:p>
        </w:tc>
        <w:tc>
          <w:tcPr>
            <w:tcW w:w="1320" w:type="dxa"/>
            <w:vAlign w:val="center"/>
          </w:tcPr>
          <w:p w14:paraId="1EBCF6C7" w14:textId="113D8DF6" w:rsidR="00166D4A" w:rsidRDefault="00166D4A" w:rsidP="007A062B">
            <w:pPr>
              <w:rPr>
                <w:ins w:id="1795" w:author="Patrick Das" w:date="2025-07-14T13:39:00Z" w16du:dateUtc="2025-07-14T08:09:00Z"/>
                <w:lang w:val="en-AU"/>
              </w:rPr>
            </w:pPr>
            <w:ins w:id="1796" w:author="Patrick Das" w:date="2025-07-14T13:40:00Z" w16du:dateUtc="2025-07-14T08:10:00Z">
              <w:r w:rsidRPr="007A062B">
                <w:t>0.078</w:t>
              </w:r>
            </w:ins>
          </w:p>
        </w:tc>
        <w:tc>
          <w:tcPr>
            <w:tcW w:w="1282" w:type="dxa"/>
            <w:vAlign w:val="center"/>
          </w:tcPr>
          <w:p w14:paraId="5253E9B0" w14:textId="017BC461" w:rsidR="00166D4A" w:rsidRDefault="00166D4A" w:rsidP="007A062B">
            <w:pPr>
              <w:rPr>
                <w:ins w:id="1797" w:author="Patrick Das" w:date="2025-07-14T13:39:00Z" w16du:dateUtc="2025-07-14T08:09:00Z"/>
                <w:lang w:val="en-AU"/>
              </w:rPr>
            </w:pPr>
            <w:ins w:id="1798" w:author="Patrick Das" w:date="2025-07-14T13:40:00Z" w16du:dateUtc="2025-07-14T08:10:00Z">
              <w:r w:rsidRPr="007A062B">
                <w:t>0.196</w:t>
              </w:r>
            </w:ins>
          </w:p>
        </w:tc>
        <w:tc>
          <w:tcPr>
            <w:tcW w:w="836" w:type="dxa"/>
            <w:vAlign w:val="center"/>
          </w:tcPr>
          <w:p w14:paraId="7838E405" w14:textId="04295E96" w:rsidR="00166D4A" w:rsidRDefault="00166D4A" w:rsidP="007A062B">
            <w:pPr>
              <w:rPr>
                <w:ins w:id="1799" w:author="Patrick Das" w:date="2025-07-14T13:39:00Z" w16du:dateUtc="2025-07-14T08:09:00Z"/>
                <w:lang w:val="en-AU"/>
              </w:rPr>
            </w:pPr>
            <w:ins w:id="1800" w:author="Patrick Das" w:date="2025-07-14T13:40:00Z" w16du:dateUtc="2025-07-14T08:10:00Z">
              <w:r w:rsidRPr="007A062B">
                <w:t>12.72</w:t>
              </w:r>
            </w:ins>
          </w:p>
        </w:tc>
        <w:tc>
          <w:tcPr>
            <w:tcW w:w="838" w:type="dxa"/>
            <w:vAlign w:val="center"/>
          </w:tcPr>
          <w:p w14:paraId="399080EA" w14:textId="421E4D73" w:rsidR="00166D4A" w:rsidRDefault="00166D4A" w:rsidP="007A062B">
            <w:pPr>
              <w:rPr>
                <w:ins w:id="1801" w:author="Patrick Das" w:date="2025-07-14T13:39:00Z" w16du:dateUtc="2025-07-14T08:09:00Z"/>
                <w:lang w:val="en-AU"/>
              </w:rPr>
            </w:pPr>
            <w:ins w:id="1802" w:author="Patrick Das" w:date="2025-07-14T13:40:00Z" w16du:dateUtc="2025-07-14T08:10:00Z">
              <w:r w:rsidRPr="007A062B">
                <w:t>0.40</w:t>
              </w:r>
            </w:ins>
          </w:p>
        </w:tc>
        <w:tc>
          <w:tcPr>
            <w:tcW w:w="980" w:type="dxa"/>
            <w:vAlign w:val="center"/>
          </w:tcPr>
          <w:p w14:paraId="77AE5677" w14:textId="1F8E1984" w:rsidR="00166D4A" w:rsidRDefault="00166D4A" w:rsidP="007A062B">
            <w:pPr>
              <w:rPr>
                <w:ins w:id="1803" w:author="Patrick Das" w:date="2025-07-14T13:39:00Z" w16du:dateUtc="2025-07-14T08:09:00Z"/>
                <w:lang w:val="en-AU"/>
              </w:rPr>
            </w:pPr>
            <w:ins w:id="1804" w:author="Patrick Das" w:date="2025-07-14T13:40:00Z" w16du:dateUtc="2025-07-14T08:10:00Z">
              <w:r w:rsidRPr="007A062B">
                <w:t>0.697</w:t>
              </w:r>
            </w:ins>
          </w:p>
        </w:tc>
        <w:tc>
          <w:tcPr>
            <w:tcW w:w="1428" w:type="dxa"/>
            <w:vMerge w:val="restart"/>
          </w:tcPr>
          <w:p w14:paraId="7637FBAD" w14:textId="679870AF" w:rsidR="00166D4A" w:rsidRDefault="00166D4A">
            <w:pPr>
              <w:jc w:val="center"/>
              <w:rPr>
                <w:ins w:id="1805" w:author="Patrick Das" w:date="2025-07-14T13:39:00Z" w16du:dateUtc="2025-07-14T08:09:00Z"/>
                <w:lang w:val="en-AU"/>
              </w:rPr>
              <w:pPrChange w:id="1806" w:author="Patrick Das" w:date="2025-07-14T13:44:00Z" w16du:dateUtc="2025-07-14T08:14:00Z">
                <w:pPr/>
              </w:pPrChange>
            </w:pPr>
            <w:ins w:id="1807" w:author="Patrick Das" w:date="2025-07-14T13:44:00Z" w16du:dateUtc="2025-07-14T08:14:00Z">
              <w:r>
                <w:rPr>
                  <w:lang w:val="en-AU"/>
                </w:rPr>
                <w:t>0.21</w:t>
              </w:r>
            </w:ins>
          </w:p>
        </w:tc>
        <w:tc>
          <w:tcPr>
            <w:tcW w:w="1348" w:type="dxa"/>
            <w:vMerge w:val="restart"/>
          </w:tcPr>
          <w:p w14:paraId="294EC427" w14:textId="7F117165" w:rsidR="00166D4A" w:rsidRDefault="00166D4A" w:rsidP="007A062B">
            <w:pPr>
              <w:rPr>
                <w:ins w:id="1808" w:author="Patrick Das" w:date="2025-07-14T13:40:00Z" w16du:dateUtc="2025-07-14T08:10:00Z"/>
                <w:lang w:val="en-AU"/>
              </w:rPr>
            </w:pPr>
            <w:ins w:id="1809" w:author="Patrick Das" w:date="2025-07-14T13:43:00Z" w16du:dateUtc="2025-07-14T08:13:00Z">
              <w:r>
                <w:rPr>
                  <w:lang w:val="en-AU"/>
                </w:rPr>
                <w:t>0.12</w:t>
              </w:r>
            </w:ins>
          </w:p>
        </w:tc>
      </w:tr>
      <w:tr w:rsidR="00166D4A" w14:paraId="3FF91F4E" w14:textId="33EE51A9" w:rsidTr="00163EA7">
        <w:trPr>
          <w:ins w:id="1810" w:author="Patrick Das" w:date="2025-07-14T13:39:00Z"/>
        </w:trPr>
        <w:tc>
          <w:tcPr>
            <w:tcW w:w="1318" w:type="dxa"/>
            <w:vAlign w:val="center"/>
          </w:tcPr>
          <w:p w14:paraId="3CE1C61A" w14:textId="749EC097" w:rsidR="00166D4A" w:rsidRDefault="00166D4A" w:rsidP="007A062B">
            <w:pPr>
              <w:rPr>
                <w:ins w:id="1811" w:author="Patrick Das" w:date="2025-07-14T13:39:00Z" w16du:dateUtc="2025-07-14T08:09:00Z"/>
                <w:lang w:val="en-AU"/>
              </w:rPr>
            </w:pPr>
            <w:ins w:id="1812" w:author="Patrick Das" w:date="2025-07-14T13:40:00Z" w16du:dateUtc="2025-07-14T08:10:00Z">
              <w:r w:rsidRPr="007A062B">
                <w:t>L2</w:t>
              </w:r>
            </w:ins>
            <w:ins w:id="1813" w:author="Patrick Das" w:date="2025-07-14T14:13:00Z" w16du:dateUtc="2025-07-14T08:43:00Z">
              <w:r w:rsidR="008C33B1">
                <w:t>_status</w:t>
              </w:r>
            </w:ins>
          </w:p>
        </w:tc>
        <w:tc>
          <w:tcPr>
            <w:tcW w:w="1320" w:type="dxa"/>
            <w:vAlign w:val="center"/>
          </w:tcPr>
          <w:p w14:paraId="3C799B4D" w14:textId="212C5B5D" w:rsidR="00166D4A" w:rsidRDefault="00166D4A" w:rsidP="007A062B">
            <w:pPr>
              <w:rPr>
                <w:ins w:id="1814" w:author="Patrick Das" w:date="2025-07-14T13:39:00Z" w16du:dateUtc="2025-07-14T08:09:00Z"/>
                <w:lang w:val="en-AU"/>
              </w:rPr>
            </w:pPr>
            <w:ins w:id="1815" w:author="Patrick Das" w:date="2025-07-14T13:40:00Z" w16du:dateUtc="2025-07-14T08:10:00Z">
              <w:r w:rsidRPr="007A062B">
                <w:t>–0.582</w:t>
              </w:r>
            </w:ins>
          </w:p>
        </w:tc>
        <w:tc>
          <w:tcPr>
            <w:tcW w:w="1282" w:type="dxa"/>
            <w:vAlign w:val="center"/>
          </w:tcPr>
          <w:p w14:paraId="2047BA3B" w14:textId="3DB9C644" w:rsidR="00166D4A" w:rsidRDefault="00166D4A" w:rsidP="007A062B">
            <w:pPr>
              <w:rPr>
                <w:ins w:id="1816" w:author="Patrick Das" w:date="2025-07-14T13:39:00Z" w16du:dateUtc="2025-07-14T08:09:00Z"/>
                <w:lang w:val="en-AU"/>
              </w:rPr>
            </w:pPr>
            <w:ins w:id="1817" w:author="Patrick Das" w:date="2025-07-14T13:40:00Z" w16du:dateUtc="2025-07-14T08:10:00Z">
              <w:r w:rsidRPr="007A062B">
                <w:t>0.279</w:t>
              </w:r>
            </w:ins>
          </w:p>
        </w:tc>
        <w:tc>
          <w:tcPr>
            <w:tcW w:w="836" w:type="dxa"/>
            <w:vAlign w:val="center"/>
          </w:tcPr>
          <w:p w14:paraId="7AC03A6E" w14:textId="1AF8037C" w:rsidR="00166D4A" w:rsidRDefault="00166D4A" w:rsidP="007A062B">
            <w:pPr>
              <w:rPr>
                <w:ins w:id="1818" w:author="Patrick Das" w:date="2025-07-14T13:39:00Z" w16du:dateUtc="2025-07-14T08:09:00Z"/>
                <w:lang w:val="en-AU"/>
              </w:rPr>
            </w:pPr>
            <w:ins w:id="1819" w:author="Patrick Das" w:date="2025-07-14T13:40:00Z" w16du:dateUtc="2025-07-14T08:10:00Z">
              <w:r w:rsidRPr="007A062B">
                <w:t>27.93</w:t>
              </w:r>
            </w:ins>
          </w:p>
        </w:tc>
        <w:tc>
          <w:tcPr>
            <w:tcW w:w="838" w:type="dxa"/>
            <w:vAlign w:val="center"/>
          </w:tcPr>
          <w:p w14:paraId="3B8E755D" w14:textId="37AA6B4A" w:rsidR="00166D4A" w:rsidRDefault="00166D4A" w:rsidP="007A062B">
            <w:pPr>
              <w:rPr>
                <w:ins w:id="1820" w:author="Patrick Das" w:date="2025-07-14T13:39:00Z" w16du:dateUtc="2025-07-14T08:09:00Z"/>
                <w:lang w:val="en-AU"/>
              </w:rPr>
            </w:pPr>
            <w:ins w:id="1821" w:author="Patrick Das" w:date="2025-07-14T13:40:00Z" w16du:dateUtc="2025-07-14T08:10:00Z">
              <w:r w:rsidRPr="007A062B">
                <w:t>–2.08</w:t>
              </w:r>
            </w:ins>
          </w:p>
        </w:tc>
        <w:tc>
          <w:tcPr>
            <w:tcW w:w="980" w:type="dxa"/>
            <w:vAlign w:val="center"/>
          </w:tcPr>
          <w:p w14:paraId="63393DBC" w14:textId="1FE2B50D" w:rsidR="00166D4A" w:rsidRDefault="00166D4A" w:rsidP="007A062B">
            <w:pPr>
              <w:rPr>
                <w:ins w:id="1822" w:author="Patrick Das" w:date="2025-07-14T13:39:00Z" w16du:dateUtc="2025-07-14T08:09:00Z"/>
                <w:lang w:val="en-AU"/>
              </w:rPr>
            </w:pPr>
            <w:ins w:id="1823" w:author="Patrick Das" w:date="2025-07-14T13:40:00Z" w16du:dateUtc="2025-07-14T08:10:00Z">
              <w:r w:rsidRPr="007A062B">
                <w:t>0.046 *</w:t>
              </w:r>
            </w:ins>
          </w:p>
        </w:tc>
        <w:tc>
          <w:tcPr>
            <w:tcW w:w="1428" w:type="dxa"/>
            <w:vMerge/>
          </w:tcPr>
          <w:p w14:paraId="2602440B" w14:textId="77777777" w:rsidR="00166D4A" w:rsidRDefault="00166D4A" w:rsidP="007A062B">
            <w:pPr>
              <w:rPr>
                <w:ins w:id="1824" w:author="Patrick Das" w:date="2025-07-14T13:39:00Z" w16du:dateUtc="2025-07-14T08:09:00Z"/>
                <w:lang w:val="en-AU"/>
              </w:rPr>
            </w:pPr>
          </w:p>
        </w:tc>
        <w:tc>
          <w:tcPr>
            <w:tcW w:w="1348" w:type="dxa"/>
            <w:vMerge/>
          </w:tcPr>
          <w:p w14:paraId="58BF9C41" w14:textId="77777777" w:rsidR="00166D4A" w:rsidRDefault="00166D4A" w:rsidP="007A062B">
            <w:pPr>
              <w:rPr>
                <w:ins w:id="1825" w:author="Patrick Das" w:date="2025-07-14T13:40:00Z" w16du:dateUtc="2025-07-14T08:10:00Z"/>
                <w:lang w:val="en-AU"/>
              </w:rPr>
            </w:pPr>
          </w:p>
        </w:tc>
      </w:tr>
    </w:tbl>
    <w:p w14:paraId="1C9332A3" w14:textId="3B80AB80" w:rsidR="00580E6D" w:rsidDel="007A062B" w:rsidRDefault="00580E6D" w:rsidP="0064509E">
      <w:pPr>
        <w:rPr>
          <w:del w:id="1826" w:author="Patrick Das" w:date="2025-07-14T13:41:00Z" w16du:dateUtc="2025-07-14T08:11:00Z"/>
          <w:lang w:val="en-AU"/>
        </w:rPr>
      </w:pPr>
    </w:p>
    <w:p w14:paraId="66420446" w14:textId="77777777" w:rsidR="00A96938" w:rsidRDefault="00A96938" w:rsidP="0064509E">
      <w:pPr>
        <w:rPr>
          <w:ins w:id="1827" w:author="Patrick Das" w:date="2025-07-11T16:57:00Z" w16du:dateUtc="2025-07-11T11:27:00Z"/>
          <w:lang w:val="en-AU"/>
        </w:rPr>
      </w:pPr>
    </w:p>
    <w:p w14:paraId="7B8287F1" w14:textId="36C17308" w:rsidR="00372D5E" w:rsidRDefault="00372D5E" w:rsidP="0064509E">
      <w:pPr>
        <w:rPr>
          <w:lang w:val="en-AU"/>
        </w:rPr>
      </w:pPr>
      <w:r>
        <w:rPr>
          <w:lang w:val="en-AU"/>
        </w:rPr>
        <w:t xml:space="preserve">Given the </w:t>
      </w:r>
      <w:del w:id="1828" w:author="Hannah Haynie" w:date="2025-07-02T21:58:00Z" w16du:dateUtc="2025-07-03T03:58:00Z">
        <w:r w:rsidDel="003B68F6">
          <w:rPr>
            <w:lang w:val="en-AU"/>
          </w:rPr>
          <w:delText>previous sensitivity shown by the dataset</w:delText>
        </w:r>
      </w:del>
      <w:ins w:id="1829" w:author="Hannah Haynie" w:date="2025-07-02T21:58:00Z" w16du:dateUtc="2025-07-03T03:58:00Z">
        <w:r w:rsidR="003B68F6">
          <w:rPr>
            <w:lang w:val="en-AU"/>
          </w:rPr>
          <w:t>instability of prior results in response to changes in sampled languages</w:t>
        </w:r>
      </w:ins>
      <w:r>
        <w:rPr>
          <w:lang w:val="en-AU"/>
        </w:rPr>
        <w:t xml:space="preserve">, this </w:t>
      </w:r>
      <w:r w:rsidR="008F256F">
        <w:rPr>
          <w:lang w:val="en-AU"/>
        </w:rPr>
        <w:t xml:space="preserve">result warrants further </w:t>
      </w:r>
      <w:proofErr w:type="spellStart"/>
      <w:r w:rsidR="008F256F">
        <w:rPr>
          <w:lang w:val="en-AU"/>
        </w:rPr>
        <w:t>scrutinity</w:t>
      </w:r>
      <w:proofErr w:type="spellEnd"/>
      <w:r w:rsidR="008F256F">
        <w:rPr>
          <w:lang w:val="en-AU"/>
        </w:rPr>
        <w:t xml:space="preserve">. </w:t>
      </w:r>
      <w:r w:rsidR="00D51E85" w:rsidRPr="00D51E85">
        <w:rPr>
          <w:lang w:val="en-AU"/>
        </w:rPr>
        <w:t>To assess</w:t>
      </w:r>
      <w:ins w:id="1830" w:author="Hannah Haynie" w:date="2025-07-02T21:58:00Z" w16du:dateUtc="2025-07-03T03:58:00Z">
        <w:r w:rsidR="003B68F6">
          <w:rPr>
            <w:lang w:val="en-AU"/>
          </w:rPr>
          <w:t xml:space="preserve"> its</w:t>
        </w:r>
      </w:ins>
      <w:r w:rsidR="00D51E85" w:rsidRPr="00D51E85">
        <w:rPr>
          <w:lang w:val="en-AU"/>
        </w:rPr>
        <w:t xml:space="preserve"> robustness, </w:t>
      </w:r>
      <w:commentRangeStart w:id="1831"/>
      <w:commentRangeStart w:id="1832"/>
      <w:r w:rsidR="00D51E85" w:rsidRPr="00D51E85">
        <w:rPr>
          <w:lang w:val="en-AU"/>
        </w:rPr>
        <w:t xml:space="preserve">I conducted a </w:t>
      </w:r>
      <w:r w:rsidR="004025ED">
        <w:rPr>
          <w:lang w:val="en-AU"/>
        </w:rPr>
        <w:t>sensitivity</w:t>
      </w:r>
      <w:r w:rsidR="00D51E85" w:rsidRPr="00D51E85">
        <w:rPr>
          <w:lang w:val="en-AU"/>
        </w:rPr>
        <w:t xml:space="preserve"> analysis where </w:t>
      </w:r>
      <w:ins w:id="1833" w:author="Patrick Das" w:date="2025-07-14T14:32:00Z" w16du:dateUtc="2025-07-14T09:02:00Z">
        <w:r w:rsidR="00E7431E">
          <w:rPr>
            <w:lang w:val="en-AU"/>
          </w:rPr>
          <w:t xml:space="preserve">I ran the model </w:t>
        </w:r>
        <w:r w:rsidR="00457EF5">
          <w:rPr>
            <w:lang w:val="en-AU"/>
          </w:rPr>
          <w:t xml:space="preserve">on modified dataset, where </w:t>
        </w:r>
      </w:ins>
      <w:del w:id="1834" w:author="Patrick Das" w:date="2025-07-14T14:33:00Z" w16du:dateUtc="2025-07-14T09:03:00Z">
        <w:r w:rsidR="00D51E85" w:rsidRPr="00D51E85" w:rsidDel="00FF698D">
          <w:rPr>
            <w:lang w:val="en-AU"/>
          </w:rPr>
          <w:delText xml:space="preserve">each </w:delText>
        </w:r>
      </w:del>
      <w:ins w:id="1835" w:author="Patrick Das" w:date="2025-07-14T14:33:00Z" w16du:dateUtc="2025-07-14T09:03:00Z">
        <w:r w:rsidR="00FF698D">
          <w:rPr>
            <w:lang w:val="en-AU"/>
          </w:rPr>
          <w:t>one</w:t>
        </w:r>
        <w:r w:rsidR="00FF698D" w:rsidRPr="00D51E85">
          <w:rPr>
            <w:lang w:val="en-AU"/>
          </w:rPr>
          <w:t xml:space="preserve"> </w:t>
        </w:r>
      </w:ins>
      <w:r w:rsidR="00D51E85" w:rsidRPr="00D51E85">
        <w:rPr>
          <w:lang w:val="en-AU"/>
        </w:rPr>
        <w:t>of the remaining languages was removed</w:t>
      </w:r>
      <w:ins w:id="1836" w:author="Hannah Haynie" w:date="2025-07-02T21:59:00Z" w16du:dateUtc="2025-07-03T03:59:00Z">
        <w:r w:rsidR="003B68F6">
          <w:rPr>
            <w:lang w:val="en-AU"/>
          </w:rPr>
          <w:t xml:space="preserve"> </w:t>
        </w:r>
        <w:del w:id="1837" w:author="Patrick Das" w:date="2025-07-14T14:33:00Z" w16du:dateUtc="2025-07-14T09:03:00Z">
          <w:r w:rsidR="003B68F6" w:rsidDel="00FF698D">
            <w:rPr>
              <w:lang w:val="en-AU"/>
            </w:rPr>
            <w:delText>one</w:delText>
          </w:r>
        </w:del>
      </w:ins>
      <w:ins w:id="1838" w:author="Patrick Das" w:date="2025-07-14T14:33:00Z" w16du:dateUtc="2025-07-14T09:03:00Z">
        <w:r w:rsidR="00FF698D">
          <w:rPr>
            <w:lang w:val="en-AU"/>
          </w:rPr>
          <w:t>each</w:t>
        </w:r>
      </w:ins>
      <w:ins w:id="1839" w:author="Hannah Haynie" w:date="2025-07-02T21:59:00Z" w16du:dateUtc="2025-07-03T03:59:00Z">
        <w:r w:rsidR="003B68F6">
          <w:rPr>
            <w:lang w:val="en-AU"/>
          </w:rPr>
          <w:t xml:space="preserve"> </w:t>
        </w:r>
        <w:del w:id="1840" w:author="Patrick Das" w:date="2025-07-14T14:33:00Z" w16du:dateUtc="2025-07-14T09:03:00Z">
          <w:r w:rsidR="003B68F6" w:rsidDel="00FF698D">
            <w:rPr>
              <w:lang w:val="en-AU"/>
            </w:rPr>
            <w:delText xml:space="preserve">at a </w:delText>
          </w:r>
        </w:del>
        <w:r w:rsidR="003B68F6">
          <w:rPr>
            <w:lang w:val="en-AU"/>
          </w:rPr>
          <w:t>time</w:t>
        </w:r>
      </w:ins>
      <w:r w:rsidR="00D51E85" w:rsidRPr="00D51E85">
        <w:rPr>
          <w:lang w:val="en-AU"/>
        </w:rPr>
        <w:t xml:space="preserve"> from the Limbu-excluded dataset</w:t>
      </w:r>
      <w:commentRangeEnd w:id="1831"/>
      <w:r w:rsidR="003B68F6">
        <w:rPr>
          <w:rStyle w:val="CommentReference"/>
        </w:rPr>
        <w:commentReference w:id="1831"/>
      </w:r>
      <w:commentRangeEnd w:id="1832"/>
      <w:r w:rsidR="00FF698D">
        <w:rPr>
          <w:rStyle w:val="CommentReference"/>
        </w:rPr>
        <w:commentReference w:id="1832"/>
      </w:r>
      <w:r w:rsidR="00D51E85" w:rsidRPr="00D51E85">
        <w:rPr>
          <w:lang w:val="en-AU"/>
        </w:rPr>
        <w:t>. The result</w:t>
      </w:r>
      <w:ins w:id="1841" w:author="Hannah Haynie" w:date="2025-07-02T21:59:00Z" w16du:dateUtc="2025-07-03T03:59:00Z">
        <w:r w:rsidR="00544F85">
          <w:rPr>
            <w:lang w:val="en-AU"/>
          </w:rPr>
          <w:t xml:space="preserve">ing set of </w:t>
        </w:r>
      </w:ins>
      <w:ins w:id="1842" w:author="Hannah Haynie" w:date="2025-07-02T22:00:00Z" w16du:dateUtc="2025-07-03T04:00:00Z">
        <w:r w:rsidR="00544F85">
          <w:rPr>
            <w:lang w:val="en-AU"/>
          </w:rPr>
          <w:t>model coefficients</w:t>
        </w:r>
      </w:ins>
      <w:del w:id="1843" w:author="Hannah Haynie" w:date="2025-07-02T21:59:00Z" w16du:dateUtc="2025-07-03T03:59:00Z">
        <w:r w:rsidR="00D51E85" w:rsidRPr="00D51E85" w:rsidDel="00544F85">
          <w:rPr>
            <w:lang w:val="en-AU"/>
          </w:rPr>
          <w:delText>s</w:delText>
        </w:r>
      </w:del>
      <w:r w:rsidR="00D51E85" w:rsidRPr="00D51E85">
        <w:rPr>
          <w:lang w:val="en-AU"/>
        </w:rPr>
        <w:t xml:space="preserve"> show that the L2 coefficient remained consistently negative across all iterations (</w:t>
      </w:r>
      <w:r w:rsidR="00E46FB2">
        <w:rPr>
          <w:lang w:val="en-AU"/>
        </w:rPr>
        <w:t>from</w:t>
      </w:r>
      <w:r w:rsidR="00D51E85" w:rsidRPr="00D51E85">
        <w:rPr>
          <w:lang w:val="en-AU"/>
        </w:rPr>
        <w:t xml:space="preserve"> -0.638 to -0.469</w:t>
      </w:r>
      <w:del w:id="1844" w:author="Patrick Das" w:date="2025-07-14T13:42:00Z" w16du:dateUtc="2025-07-14T08:12:00Z">
        <w:r w:rsidR="00D51E85" w:rsidRPr="00D51E85" w:rsidDel="002C6500">
          <w:rPr>
            <w:lang w:val="en-AU"/>
          </w:rPr>
          <w:delText>), and</w:delText>
        </w:r>
      </w:del>
      <w:ins w:id="1845" w:author="Patrick Das" w:date="2025-07-14T13:42:00Z" w16du:dateUtc="2025-07-14T08:12:00Z">
        <w:r w:rsidR="002C6500" w:rsidRPr="00D51E85">
          <w:rPr>
            <w:lang w:val="en-AU"/>
          </w:rPr>
          <w:t>) and</w:t>
        </w:r>
      </w:ins>
      <w:r w:rsidR="00D51E85" w:rsidRPr="00D51E85">
        <w:rPr>
          <w:lang w:val="en-AU"/>
        </w:rPr>
        <w:t xml:space="preserve"> maintained statistical significance in </w:t>
      </w:r>
      <w:commentRangeStart w:id="1846"/>
      <w:r w:rsidR="00D51E85" w:rsidRPr="00D51E85">
        <w:rPr>
          <w:lang w:val="en-AU"/>
        </w:rPr>
        <w:t>45% of these tests</w:t>
      </w:r>
      <w:commentRangeEnd w:id="1846"/>
      <w:r w:rsidR="00544F85">
        <w:rPr>
          <w:rStyle w:val="CommentReference"/>
        </w:rPr>
        <w:commentReference w:id="1846"/>
      </w:r>
      <w:r w:rsidR="00D51E85" w:rsidRPr="00D51E85">
        <w:rPr>
          <w:lang w:val="en-AU"/>
        </w:rPr>
        <w:t xml:space="preserve">, with a median p-value of 0.055. While statistical significance fluctuates </w:t>
      </w:r>
      <w:del w:id="1847" w:author="Patrick Das" w:date="2025-07-14T14:31:00Z" w16du:dateUtc="2025-07-14T09:01:00Z">
        <w:r w:rsidR="00D51E85" w:rsidRPr="00D51E85" w:rsidDel="00DD4863">
          <w:rPr>
            <w:lang w:val="en-AU"/>
          </w:rPr>
          <w:delText xml:space="preserve">with </w:delText>
        </w:r>
      </w:del>
      <w:ins w:id="1848" w:author="Patrick Das" w:date="2025-07-14T14:31:00Z" w16du:dateUtc="2025-07-14T09:01:00Z">
        <w:r w:rsidR="00DD4863">
          <w:rPr>
            <w:lang w:val="en-AU"/>
          </w:rPr>
          <w:t xml:space="preserve">given our </w:t>
        </w:r>
        <w:r w:rsidR="00DD4863">
          <w:rPr>
            <w:lang w:val="en-AU"/>
          </w:rPr>
          <w:lastRenderedPageBreak/>
          <w:t>small</w:t>
        </w:r>
        <w:r w:rsidR="00DD4863" w:rsidRPr="00D51E85">
          <w:rPr>
            <w:lang w:val="en-AU"/>
          </w:rPr>
          <w:t xml:space="preserve"> </w:t>
        </w:r>
      </w:ins>
      <w:r w:rsidR="00D51E85" w:rsidRPr="00D51E85">
        <w:rPr>
          <w:lang w:val="en-AU"/>
        </w:rPr>
        <w:t>sample composition, the consistency in both direction and magnitude of the effect</w:t>
      </w:r>
      <w:del w:id="1849" w:author="Hannah Haynie" w:date="2025-07-02T22:01:00Z" w16du:dateUtc="2025-07-03T04:01:00Z">
        <w:r w:rsidR="00D51E85" w:rsidRPr="00D51E85" w:rsidDel="00544F85">
          <w:rPr>
            <w:lang w:val="en-AU"/>
          </w:rPr>
          <w:delText>,</w:delText>
        </w:r>
      </w:del>
      <w:r w:rsidR="00D51E85" w:rsidRPr="00D51E85">
        <w:rPr>
          <w:lang w:val="en-AU"/>
        </w:rPr>
        <w:t xml:space="preserve"> </w:t>
      </w:r>
      <w:del w:id="1850" w:author="Hannah Haynie" w:date="2025-07-02T22:01:00Z" w16du:dateUtc="2025-07-03T04:01:00Z">
        <w:r w:rsidR="00D51E85" w:rsidRPr="00D51E85" w:rsidDel="00544F85">
          <w:rPr>
            <w:lang w:val="en-AU"/>
          </w:rPr>
          <w:delText>provides reasonable support for</w:delText>
        </w:r>
      </w:del>
      <w:ins w:id="1851" w:author="Hannah Haynie" w:date="2025-07-02T22:01:00Z" w16du:dateUtc="2025-07-03T04:01:00Z">
        <w:r w:rsidR="00544F85">
          <w:rPr>
            <w:lang w:val="en-AU"/>
          </w:rPr>
          <w:t>suggests that with more data it may be possible to detect</w:t>
        </w:r>
      </w:ins>
      <w:r w:rsidR="00D51E85" w:rsidRPr="00D51E85">
        <w:rPr>
          <w:lang w:val="en-AU"/>
        </w:rPr>
        <w:t xml:space="preserve"> a genuine relationship between L2 status and reduced verbal complexity. </w:t>
      </w:r>
      <w:del w:id="1852" w:author="Hannah Haynie" w:date="2025-07-02T22:01:00Z" w16du:dateUtc="2025-07-03T04:01:00Z">
        <w:r w:rsidR="00D51E85" w:rsidRPr="00D51E85" w:rsidDel="00544F85">
          <w:rPr>
            <w:lang w:val="en-AU"/>
          </w:rPr>
          <w:delText>Given the small sample size, the fact that this finding is robust to resampling suggests there may be a true signal that can be uncovered by further exploration.</w:delText>
        </w:r>
      </w:del>
    </w:p>
    <w:p w14:paraId="5BE95764" w14:textId="6CAA30DF" w:rsidR="000A53F1" w:rsidRDefault="00DF70C9" w:rsidP="0064509E">
      <w:pPr>
        <w:rPr>
          <w:ins w:id="1853" w:author="Patrick Das" w:date="2025-07-14T14:11:00Z" w16du:dateUtc="2025-07-14T08:41:00Z"/>
          <w:lang w:val="en-AU"/>
        </w:rPr>
      </w:pPr>
      <w:r w:rsidRPr="00DF70C9">
        <w:rPr>
          <w:lang w:val="en-AU"/>
        </w:rPr>
        <w:t xml:space="preserve">While L2 status was the only sociocultural predictor </w:t>
      </w:r>
      <w:del w:id="1854" w:author="Hannah Haynie" w:date="2025-07-02T22:02:00Z" w16du:dateUtc="2025-07-03T04:02:00Z">
        <w:r w:rsidRPr="00DF70C9" w:rsidDel="004E69E1">
          <w:rPr>
            <w:lang w:val="en-AU"/>
          </w:rPr>
          <w:delText>to reach statistical significance</w:delText>
        </w:r>
      </w:del>
      <w:ins w:id="1855" w:author="Hannah Haynie" w:date="2025-07-02T22:02:00Z" w16du:dateUtc="2025-07-03T04:02:00Z">
        <w:r w:rsidR="004E69E1">
          <w:rPr>
            <w:lang w:val="en-AU"/>
          </w:rPr>
          <w:t>for which a significant effect on argument marking complexity was detected</w:t>
        </w:r>
      </w:ins>
      <w:r w:rsidRPr="00DF70C9">
        <w:rPr>
          <w:lang w:val="en-AU"/>
        </w:rPr>
        <w:t xml:space="preserve">, </w:t>
      </w:r>
      <w:r>
        <w:rPr>
          <w:lang w:val="en-AU"/>
        </w:rPr>
        <w:t xml:space="preserve">the other sociocultural traits associated with Hill and Valley societies show </w:t>
      </w:r>
      <w:r w:rsidR="00944216">
        <w:rPr>
          <w:lang w:val="en-AU"/>
        </w:rPr>
        <w:t>direction</w:t>
      </w:r>
      <w:ins w:id="1856" w:author="Hannah Haynie" w:date="2025-07-02T22:02:00Z" w16du:dateUtc="2025-07-03T04:02:00Z">
        <w:r w:rsidR="004E69E1">
          <w:rPr>
            <w:lang w:val="en-AU"/>
          </w:rPr>
          <w:t>s</w:t>
        </w:r>
      </w:ins>
      <w:r w:rsidR="00944216">
        <w:rPr>
          <w:lang w:val="en-AU"/>
        </w:rPr>
        <w:t xml:space="preserve"> of effect consistent with what the framework predicts. </w:t>
      </w:r>
      <w:r w:rsidRPr="00DF70C9">
        <w:rPr>
          <w:lang w:val="en-AU"/>
        </w:rPr>
        <w:t xml:space="preserve"> Population size (β = -0.16, p = 0.286), agricultural intensity (β = -0.53, p = 0.173), and political organization (β = -0.49, p = 0.260) all showed negative associations with verbal cell complexity. </w:t>
      </w:r>
      <w:commentRangeStart w:id="1857"/>
      <w:r w:rsidRPr="00DF70C9">
        <w:rPr>
          <w:lang w:val="en-AU"/>
        </w:rPr>
        <w:t>Form complexity followed a similar pattern</w:t>
      </w:r>
      <w:commentRangeEnd w:id="1857"/>
      <w:ins w:id="1858" w:author="Patrick Das" w:date="2025-07-14T14:07:00Z" w16du:dateUtc="2025-07-14T08:37:00Z">
        <w:r w:rsidR="00C05F1A">
          <w:rPr>
            <w:lang w:val="en-AU"/>
          </w:rPr>
          <w:t xml:space="preserve">, and </w:t>
        </w:r>
      </w:ins>
      <w:del w:id="1859" w:author="Patrick Das" w:date="2025-07-14T14:07:00Z" w16du:dateUtc="2025-07-14T08:37:00Z">
        <w:r w:rsidR="004E69E1" w:rsidDel="00C05F1A">
          <w:rPr>
            <w:rStyle w:val="CommentReference"/>
          </w:rPr>
          <w:commentReference w:id="1857"/>
        </w:r>
        <w:r w:rsidRPr="00DF70C9" w:rsidDel="00C05F1A">
          <w:rPr>
            <w:lang w:val="en-AU"/>
          </w:rPr>
          <w:delText xml:space="preserve">. </w:delText>
        </w:r>
        <w:r w:rsidR="00496253" w:rsidDel="00C05F1A">
          <w:rPr>
            <w:lang w:val="en-AU"/>
          </w:rPr>
          <w:delText xml:space="preserve">And </w:delText>
        </w:r>
      </w:del>
      <w:del w:id="1860" w:author="Hannah Haynie" w:date="2025-07-02T10:49:00Z" w16du:dateUtc="2025-07-02T16:49:00Z">
        <w:r w:rsidR="00496253" w:rsidDel="00CC7195">
          <w:rPr>
            <w:lang w:val="en-AU"/>
          </w:rPr>
          <w:delText>case-marking</w:delText>
        </w:r>
      </w:del>
      <w:ins w:id="1861" w:author="Hannah Haynie" w:date="2025-07-02T10:49:00Z" w16du:dateUtc="2025-07-02T16:49:00Z">
        <w:r w:rsidR="00CC7195">
          <w:rPr>
            <w:lang w:val="en-AU"/>
          </w:rPr>
          <w:t>case marking</w:t>
        </w:r>
      </w:ins>
      <w:r w:rsidR="00496253">
        <w:rPr>
          <w:lang w:val="en-AU"/>
        </w:rPr>
        <w:t xml:space="preserve"> complexity, as before, </w:t>
      </w:r>
      <w:r w:rsidR="0072708E">
        <w:rPr>
          <w:lang w:val="en-AU"/>
        </w:rPr>
        <w:t>shows</w:t>
      </w:r>
      <w:r w:rsidR="00496253">
        <w:rPr>
          <w:lang w:val="en-AU"/>
        </w:rPr>
        <w:t xml:space="preserve"> a positive (though non-significant) effect. </w:t>
      </w:r>
      <w:ins w:id="1862" w:author="Patrick Das" w:date="2025-07-14T14:10:00Z" w16du:dateUtc="2025-07-14T08:40:00Z">
        <w:r w:rsidR="00E07996" w:rsidRPr="00E07996">
          <w:rPr>
            <w:lang w:val="en-AU"/>
          </w:rPr>
          <w:t>The same pattern of negative associations was observed for form complexity, with estimates for L2 status (β = –0.40, p = 0.141), population size (β = –0.07, p = 0.598), agricultural intensity (β = –0.51, p = 0.159), and political organization (β = –0.48, p = 0.230) all in the predicted direction.</w:t>
        </w:r>
      </w:ins>
      <w:ins w:id="1863" w:author="Patrick Das" w:date="2025-07-14T14:11:00Z" w16du:dateUtc="2025-07-14T08:41:00Z">
        <w:r w:rsidR="000A53F1">
          <w:rPr>
            <w:lang w:val="en-AU"/>
          </w:rPr>
          <w:t xml:space="preserve"> </w:t>
        </w:r>
      </w:ins>
      <w:ins w:id="1864" w:author="Patrick Das" w:date="2025-07-14T14:10:00Z" w16du:dateUtc="2025-07-14T08:40:00Z">
        <w:r w:rsidR="00E07996">
          <w:rPr>
            <w:lang w:val="en-AU"/>
          </w:rPr>
          <w:t>By</w:t>
        </w:r>
        <w:r w:rsidR="00E07996" w:rsidRPr="00E07996">
          <w:rPr>
            <w:lang w:val="en-AU"/>
          </w:rPr>
          <w:t xml:space="preserve"> contrast, models predicting case marking complexity returned positive (but non-significant) estimates for the same sociocultural variables, including L2 status (β = 0.47, p = 0.211), agricultural intensity (β = 0.25, p = 0.626), and political organization (β = 0.05, p = 0.930).</w:t>
        </w:r>
        <w:r w:rsidR="000A53F1">
          <w:rPr>
            <w:lang w:val="en-AU"/>
          </w:rPr>
          <w:t xml:space="preserve"> </w:t>
        </w:r>
      </w:ins>
    </w:p>
    <w:p w14:paraId="55AD0EE9" w14:textId="31CD2B8E" w:rsidR="00372D5E" w:rsidRDefault="00DF70C9" w:rsidP="0064509E">
      <w:pPr>
        <w:rPr>
          <w:lang w:val="en-AU"/>
        </w:rPr>
      </w:pPr>
      <w:r w:rsidRPr="00DF70C9">
        <w:rPr>
          <w:lang w:val="en-AU"/>
        </w:rPr>
        <w:t>This consistent pattern</w:t>
      </w:r>
      <w:r w:rsidR="005E7938">
        <w:rPr>
          <w:lang w:val="en-AU"/>
        </w:rPr>
        <w:t xml:space="preserve"> </w:t>
      </w:r>
      <w:r w:rsidRPr="00DF70C9">
        <w:rPr>
          <w:lang w:val="en-AU"/>
        </w:rPr>
        <w:t>—</w:t>
      </w:r>
      <w:r w:rsidR="005E7938">
        <w:rPr>
          <w:lang w:val="en-AU"/>
        </w:rPr>
        <w:t xml:space="preserve"> Hill-type, esoteric sociocultural traits showing negative effect on verbal, but positive effect on </w:t>
      </w:r>
      <w:del w:id="1865" w:author="Hannah Haynie" w:date="2025-07-02T10:49:00Z" w16du:dateUtc="2025-07-02T16:49:00Z">
        <w:r w:rsidR="00A44727" w:rsidDel="00CC7195">
          <w:rPr>
            <w:lang w:val="en-AU"/>
          </w:rPr>
          <w:delText>case-marking</w:delText>
        </w:r>
      </w:del>
      <w:ins w:id="1866" w:author="Hannah Haynie" w:date="2025-07-02T10:49:00Z" w16du:dateUtc="2025-07-02T16:49:00Z">
        <w:r w:rsidR="00CC7195">
          <w:rPr>
            <w:lang w:val="en-AU"/>
          </w:rPr>
          <w:t>case marking</w:t>
        </w:r>
      </w:ins>
      <w:r w:rsidR="00A44727">
        <w:rPr>
          <w:lang w:val="en-AU"/>
        </w:rPr>
        <w:t xml:space="preserve"> complexity – </w:t>
      </w:r>
      <w:del w:id="1867" w:author="Hannah Haynie" w:date="2025-07-02T22:03:00Z" w16du:dateUtc="2025-07-03T04:03:00Z">
        <w:r w:rsidR="00A44727" w:rsidDel="004E69E1">
          <w:rPr>
            <w:lang w:val="en-AU"/>
          </w:rPr>
          <w:delText>needs to be further understood</w:delText>
        </w:r>
      </w:del>
      <w:ins w:id="1868" w:author="Hannah Haynie" w:date="2025-07-02T22:03:00Z" w16du:dateUtc="2025-07-03T04:03:00Z">
        <w:r w:rsidR="004E69E1">
          <w:rPr>
            <w:lang w:val="en-AU"/>
          </w:rPr>
          <w:t>merits more exploration than can be achieved through qua</w:t>
        </w:r>
      </w:ins>
      <w:ins w:id="1869" w:author="Hannah Haynie" w:date="2025-07-02T22:04:00Z" w16du:dateUtc="2025-07-03T04:04:00Z">
        <w:r w:rsidR="004E69E1">
          <w:rPr>
            <w:lang w:val="en-AU"/>
          </w:rPr>
          <w:t>ntitative modelling of a relatively small sample of languages</w:t>
        </w:r>
      </w:ins>
      <w:r w:rsidR="00A44727">
        <w:rPr>
          <w:lang w:val="en-AU"/>
        </w:rPr>
        <w:t xml:space="preserve">. </w:t>
      </w:r>
      <w:ins w:id="1870" w:author="Hannah Haynie" w:date="2025-07-02T22:04:00Z" w16du:dateUtc="2025-07-03T04:04:00Z">
        <w:r w:rsidR="004E69E1">
          <w:rPr>
            <w:lang w:val="en-AU"/>
          </w:rPr>
          <w:t>If real, t</w:t>
        </w:r>
      </w:ins>
      <w:del w:id="1871" w:author="Hannah Haynie" w:date="2025-07-02T22:04:00Z" w16du:dateUtc="2025-07-03T04:04:00Z">
        <w:r w:rsidR="00A44727" w:rsidDel="004E69E1">
          <w:rPr>
            <w:lang w:val="en-AU"/>
          </w:rPr>
          <w:delText>T</w:delText>
        </w:r>
      </w:del>
      <w:r w:rsidR="00A44727">
        <w:rPr>
          <w:lang w:val="en-AU"/>
        </w:rPr>
        <w:t xml:space="preserve">his could reflect a trade-off, where languages </w:t>
      </w:r>
      <w:del w:id="1872" w:author="Hannah Haynie" w:date="2025-07-02T22:04:00Z" w16du:dateUtc="2025-07-03T04:04:00Z">
        <w:r w:rsidR="00A44727" w:rsidDel="004E69E1">
          <w:rPr>
            <w:lang w:val="en-AU"/>
          </w:rPr>
          <w:delText xml:space="preserve">are </w:delText>
        </w:r>
      </w:del>
      <w:r w:rsidR="00A44727">
        <w:rPr>
          <w:lang w:val="en-AU"/>
        </w:rPr>
        <w:t>develop</w:t>
      </w:r>
      <w:del w:id="1873" w:author="Hannah Haynie" w:date="2025-07-02T22:04:00Z" w16du:dateUtc="2025-07-03T04:04:00Z">
        <w:r w:rsidR="00A44727" w:rsidDel="004E69E1">
          <w:rPr>
            <w:lang w:val="en-AU"/>
          </w:rPr>
          <w:delText>ing</w:delText>
        </w:r>
      </w:del>
      <w:r w:rsidR="00F460A2">
        <w:rPr>
          <w:lang w:val="en-AU"/>
        </w:rPr>
        <w:t xml:space="preserve"> </w:t>
      </w:r>
      <w:r w:rsidR="00C45B12">
        <w:rPr>
          <w:lang w:val="en-AU"/>
        </w:rPr>
        <w:t xml:space="preserve">transparent </w:t>
      </w:r>
      <w:del w:id="1874" w:author="Hannah Haynie" w:date="2025-07-02T10:49:00Z" w16du:dateUtc="2025-07-02T16:49:00Z">
        <w:r w:rsidR="00F460A2" w:rsidDel="00CC7195">
          <w:rPr>
            <w:lang w:val="en-AU"/>
          </w:rPr>
          <w:delText>case-marking</w:delText>
        </w:r>
      </w:del>
      <w:ins w:id="1875" w:author="Hannah Haynie" w:date="2025-07-02T10:49:00Z" w16du:dateUtc="2025-07-02T16:49:00Z">
        <w:r w:rsidR="00CC7195">
          <w:rPr>
            <w:lang w:val="en-AU"/>
          </w:rPr>
          <w:t>case marking</w:t>
        </w:r>
      </w:ins>
      <w:r w:rsidR="00F460A2">
        <w:rPr>
          <w:lang w:val="en-AU"/>
        </w:rPr>
        <w:t xml:space="preserve"> inventories </w:t>
      </w:r>
      <w:commentRangeStart w:id="1876"/>
      <w:r w:rsidR="00F460A2">
        <w:rPr>
          <w:lang w:val="en-AU"/>
        </w:rPr>
        <w:t xml:space="preserve">after </w:t>
      </w:r>
      <w:commentRangeEnd w:id="1876"/>
      <w:r w:rsidR="004E69E1">
        <w:rPr>
          <w:rStyle w:val="CommentReference"/>
        </w:rPr>
        <w:commentReference w:id="1876"/>
      </w:r>
      <w:r w:rsidR="00F460A2">
        <w:rPr>
          <w:lang w:val="en-AU"/>
        </w:rPr>
        <w:t>losing verbal indexing</w:t>
      </w:r>
      <w:ins w:id="1877" w:author="Patrick Das" w:date="2025-07-14T14:02:00Z" w16du:dateUtc="2025-07-14T08:32:00Z">
        <w:r w:rsidR="00B7202F">
          <w:rPr>
            <w:lang w:val="en-AU"/>
          </w:rPr>
          <w:t>, or vice versa</w:t>
        </w:r>
      </w:ins>
      <w:r w:rsidR="0033522C">
        <w:rPr>
          <w:lang w:val="en-AU"/>
        </w:rPr>
        <w:t xml:space="preserve">. </w:t>
      </w:r>
      <w:r w:rsidR="00C45B12">
        <w:rPr>
          <w:lang w:val="en-AU"/>
        </w:rPr>
        <w:t>The other explanation</w:t>
      </w:r>
      <w:r w:rsidR="00B46ABD">
        <w:rPr>
          <w:lang w:val="en-AU"/>
        </w:rPr>
        <w:t xml:space="preserve"> is that the factors that lead to the loss of verbal indexing complexity (such as second language learning) actually promote complexification of </w:t>
      </w:r>
      <w:del w:id="1878" w:author="Hannah Haynie" w:date="2025-07-02T10:49:00Z" w16du:dateUtc="2025-07-02T16:49:00Z">
        <w:r w:rsidR="00F22D4A" w:rsidDel="00CC7195">
          <w:rPr>
            <w:lang w:val="en-AU"/>
          </w:rPr>
          <w:delText>case-marking</w:delText>
        </w:r>
      </w:del>
      <w:ins w:id="1879" w:author="Hannah Haynie" w:date="2025-07-02T10:49:00Z" w16du:dateUtc="2025-07-02T16:49:00Z">
        <w:r w:rsidR="00CC7195">
          <w:rPr>
            <w:lang w:val="en-AU"/>
          </w:rPr>
          <w:t>case marking</w:t>
        </w:r>
      </w:ins>
      <w:r w:rsidR="00F22D4A">
        <w:rPr>
          <w:lang w:val="en-AU"/>
        </w:rPr>
        <w:t xml:space="preserve"> systems, via borrowing. </w:t>
      </w:r>
    </w:p>
    <w:p w14:paraId="63285DE2" w14:textId="76B720AB" w:rsidR="003B05F3" w:rsidRDefault="003B05F3" w:rsidP="003B05F3">
      <w:pPr>
        <w:pStyle w:val="Heading2"/>
      </w:pPr>
      <w:r>
        <w:t xml:space="preserve">Further patterns and </w:t>
      </w:r>
      <w:del w:id="1880" w:author="Hannah Haynie" w:date="2025-07-02T22:05:00Z" w16du:dateUtc="2025-07-03T04:05:00Z">
        <w:r w:rsidDel="00F60C66">
          <w:delText xml:space="preserve">exploratory </w:delText>
        </w:r>
      </w:del>
      <w:ins w:id="1881" w:author="Hannah Haynie" w:date="2025-07-02T22:05:00Z" w16du:dateUtc="2025-07-03T04:05:00Z">
        <w:r w:rsidR="00F60C66">
          <w:t xml:space="preserve">qualitative </w:t>
        </w:r>
      </w:ins>
      <w:r>
        <w:t>analyses</w:t>
      </w:r>
    </w:p>
    <w:p w14:paraId="3062DC7A" w14:textId="66D4FC9D" w:rsidR="00517C90" w:rsidRDefault="001C768D" w:rsidP="001C768D">
      <w:r>
        <w:rPr>
          <w:lang w:val="en-AU"/>
        </w:rPr>
        <w:t xml:space="preserve">While the Hill/Valley distinction </w:t>
      </w:r>
      <w:ins w:id="1882" w:author="Hannah Haynie" w:date="2025-07-02T22:05:00Z" w16du:dateUtc="2025-07-03T04:05:00Z">
        <w:r w:rsidR="00F60C66">
          <w:rPr>
            <w:lang w:val="en-AU"/>
          </w:rPr>
          <w:t xml:space="preserve">as a whole </w:t>
        </w:r>
      </w:ins>
      <w:r>
        <w:rPr>
          <w:lang w:val="en-AU"/>
        </w:rPr>
        <w:t xml:space="preserve">is not a good predictor of argument coding </w:t>
      </w:r>
      <w:r w:rsidR="002C70BC">
        <w:rPr>
          <w:lang w:val="en-AU"/>
        </w:rPr>
        <w:t xml:space="preserve">complexity </w:t>
      </w:r>
      <w:ins w:id="1883" w:author="Hannah Haynie" w:date="2025-07-02T22:05:00Z" w16du:dateUtc="2025-07-03T04:05:00Z">
        <w:r w:rsidR="00F60C66">
          <w:rPr>
            <w:lang w:val="en-AU"/>
          </w:rPr>
          <w:t xml:space="preserve">in the aforementioned models </w:t>
        </w:r>
      </w:ins>
      <w:r w:rsidR="002C70BC">
        <w:rPr>
          <w:lang w:val="en-AU"/>
        </w:rPr>
        <w:t>and</w:t>
      </w:r>
      <w:r>
        <w:rPr>
          <w:lang w:val="en-AU"/>
        </w:rPr>
        <w:t xml:space="preserve"> is not found to correlate</w:t>
      </w:r>
      <w:ins w:id="1884" w:author="Hannah Haynie" w:date="2025-07-02T22:06:00Z" w16du:dateUtc="2025-07-03T04:06:00Z">
        <w:r w:rsidR="00F60C66">
          <w:rPr>
            <w:lang w:val="en-AU"/>
          </w:rPr>
          <w:t xml:space="preserve"> in this set of languages</w:t>
        </w:r>
      </w:ins>
      <w:r>
        <w:rPr>
          <w:lang w:val="en-AU"/>
        </w:rPr>
        <w:t xml:space="preserve"> with the ecological conditions theorized to give rise to it, </w:t>
      </w:r>
      <w:r w:rsidR="003A5CAA">
        <w:rPr>
          <w:lang w:val="en-AU"/>
        </w:rPr>
        <w:t xml:space="preserve">we do see some </w:t>
      </w:r>
      <w:del w:id="1885" w:author="Hannah Haynie" w:date="2025-07-02T22:06:00Z" w16du:dateUtc="2025-07-03T04:06:00Z">
        <w:r w:rsidR="003A5CAA" w:rsidDel="00F60C66">
          <w:rPr>
            <w:lang w:val="en-AU"/>
          </w:rPr>
          <w:delText xml:space="preserve">robust </w:delText>
        </w:r>
      </w:del>
      <w:ins w:id="1886" w:author="Hannah Haynie" w:date="2025-07-02T22:06:00Z" w16du:dateUtc="2025-07-03T04:06:00Z">
        <w:r w:rsidR="00F60C66">
          <w:rPr>
            <w:lang w:val="en-AU"/>
          </w:rPr>
          <w:t xml:space="preserve">clear </w:t>
        </w:r>
      </w:ins>
      <w:r w:rsidR="003A5CAA">
        <w:rPr>
          <w:lang w:val="en-AU"/>
        </w:rPr>
        <w:t xml:space="preserve">patterns in the data. I find that </w:t>
      </w:r>
      <w:r w:rsidR="003A5CAA">
        <w:rPr>
          <w:i/>
          <w:iCs/>
          <w:lang w:val="en-AU"/>
        </w:rPr>
        <w:t xml:space="preserve">all </w:t>
      </w:r>
      <w:r w:rsidR="003A5CAA">
        <w:rPr>
          <w:lang w:val="en-AU"/>
        </w:rPr>
        <w:t xml:space="preserve">the </w:t>
      </w:r>
      <w:r w:rsidR="00296A38" w:rsidRPr="008F7F84">
        <w:t>Trans-Himalayan languages</w:t>
      </w:r>
      <w:r w:rsidR="00296A38">
        <w:t xml:space="preserve"> in my sample have </w:t>
      </w:r>
      <w:del w:id="1887" w:author="Hannah Haynie" w:date="2025-07-02T10:49:00Z" w16du:dateUtc="2025-07-02T16:49:00Z">
        <w:r w:rsidR="00296A38" w:rsidDel="00CC7195">
          <w:delText>case-marking</w:delText>
        </w:r>
      </w:del>
      <w:ins w:id="1888" w:author="Hannah Haynie" w:date="2025-07-02T10:49:00Z" w16du:dateUtc="2025-07-02T16:49:00Z">
        <w:r w:rsidR="00CC7195">
          <w:t>case marking</w:t>
        </w:r>
      </w:ins>
      <w:r w:rsidR="00296A38">
        <w:t xml:space="preserve"> and SOV word order. The former is noted as an </w:t>
      </w:r>
      <w:r w:rsidR="00BB5DD1" w:rsidRPr="008F7F84">
        <w:t>‘</w:t>
      </w:r>
      <w:proofErr w:type="spellStart"/>
      <w:r w:rsidR="00BB5DD1" w:rsidRPr="008F7F84">
        <w:t>Indospheric</w:t>
      </w:r>
      <w:proofErr w:type="spellEnd"/>
      <w:r w:rsidR="00BB5DD1" w:rsidRPr="008F7F84">
        <w:t>’ trait (Genetti, 200</w:t>
      </w:r>
      <w:r w:rsidR="00E34CAF">
        <w:t>9</w:t>
      </w:r>
      <w:r w:rsidR="00BB5DD1" w:rsidRPr="008F7F84">
        <w:t>:</w:t>
      </w:r>
      <w:r w:rsidR="00B61F16">
        <w:t>03</w:t>
      </w:r>
      <w:r w:rsidR="00BB5DD1" w:rsidRPr="008F7F84">
        <w:t xml:space="preserve">), but this trait stretches far beyond the typical reaches of </w:t>
      </w:r>
      <w:proofErr w:type="spellStart"/>
      <w:r w:rsidR="00BB5DD1" w:rsidRPr="008F7F84">
        <w:t>Matisoff’s</w:t>
      </w:r>
      <w:proofErr w:type="spellEnd"/>
      <w:r w:rsidR="00BB5DD1" w:rsidRPr="008F7F84">
        <w:t xml:space="preserve"> (</w:t>
      </w:r>
      <w:r w:rsidR="001A0B98">
        <w:t>1991</w:t>
      </w:r>
      <w:r w:rsidR="00BB5DD1" w:rsidRPr="008F7F84">
        <w:t>) ‘</w:t>
      </w:r>
      <w:proofErr w:type="spellStart"/>
      <w:r w:rsidR="00BB5DD1" w:rsidRPr="008F7F84">
        <w:t>Indosphere</w:t>
      </w:r>
      <w:proofErr w:type="spellEnd"/>
      <w:r w:rsidR="00BB5DD1" w:rsidRPr="008F7F84">
        <w:t xml:space="preserve">’ into Mainland Southeast Asia (as far as south Myanmar in </w:t>
      </w:r>
      <w:proofErr w:type="spellStart"/>
      <w:r w:rsidR="00BB5DD1" w:rsidRPr="008F7F84">
        <w:t>Daai</w:t>
      </w:r>
      <w:proofErr w:type="spellEnd"/>
      <w:r w:rsidR="00BB5DD1" w:rsidRPr="008F7F84">
        <w:t xml:space="preserve"> Chin, or western China in </w:t>
      </w:r>
      <w:proofErr w:type="spellStart"/>
      <w:r w:rsidR="00BB5DD1" w:rsidRPr="008F7F84">
        <w:t>Drung</w:t>
      </w:r>
      <w:proofErr w:type="spellEnd"/>
      <w:r w:rsidR="00BB5DD1" w:rsidRPr="008F7F84">
        <w:t xml:space="preserve">). </w:t>
      </w:r>
    </w:p>
    <w:p w14:paraId="68771F67" w14:textId="0BFBAC3E" w:rsidR="001C768D" w:rsidRDefault="00BB5DD1" w:rsidP="001C768D">
      <w:r w:rsidRPr="008F7F84">
        <w:t xml:space="preserve">Of these, more than half show optional marking of A or P argument, and a large majority show Nominative-Accusative alignment, which is </w:t>
      </w:r>
      <w:proofErr w:type="spellStart"/>
      <w:r w:rsidRPr="008F7F84">
        <w:t>centred</w:t>
      </w:r>
      <w:proofErr w:type="spellEnd"/>
      <w:r w:rsidRPr="008F7F84">
        <w:t xml:space="preserve"> around the Brahmaputra region</w:t>
      </w:r>
      <w:r w:rsidR="00EC321E">
        <w:t xml:space="preserve"> (rou</w:t>
      </w:r>
      <w:r w:rsidR="00093692">
        <w:t xml:space="preserve">ghly, the region surrounding Tiwa). </w:t>
      </w:r>
      <w:r w:rsidR="000436F5">
        <w:t xml:space="preserve">The shared form and meaning in </w:t>
      </w:r>
      <w:del w:id="1889" w:author="Hannah Haynie" w:date="2025-07-02T10:49:00Z" w16du:dateUtc="2025-07-02T16:49:00Z">
        <w:r w:rsidR="000436F5" w:rsidDel="00CC7195">
          <w:delText>case-marking</w:delText>
        </w:r>
      </w:del>
      <w:ins w:id="1890" w:author="Hannah Haynie" w:date="2025-07-02T10:49:00Z" w16du:dateUtc="2025-07-02T16:49:00Z">
        <w:r w:rsidR="00CC7195">
          <w:t>case marking</w:t>
        </w:r>
      </w:ins>
      <w:r w:rsidR="000436F5">
        <w:t xml:space="preserve"> </w:t>
      </w:r>
      <w:r w:rsidR="000436F5">
        <w:lastRenderedPageBreak/>
        <w:t xml:space="preserve">systems leads me to consider </w:t>
      </w:r>
      <w:r w:rsidR="00184645">
        <w:t xml:space="preserve">geographic convergence as a mechanism for the increase in </w:t>
      </w:r>
      <w:del w:id="1891" w:author="Hannah Haynie" w:date="2025-07-02T10:49:00Z" w16du:dateUtc="2025-07-02T16:49:00Z">
        <w:r w:rsidR="00184645" w:rsidDel="00CC7195">
          <w:delText>case-marking</w:delText>
        </w:r>
      </w:del>
      <w:ins w:id="1892" w:author="Hannah Haynie" w:date="2025-07-02T10:49:00Z" w16du:dateUtc="2025-07-02T16:49:00Z">
        <w:r w:rsidR="00CC7195">
          <w:t>case marking</w:t>
        </w:r>
      </w:ins>
      <w:r w:rsidR="00184645">
        <w:t xml:space="preserve"> complexity</w:t>
      </w:r>
      <w:r w:rsidR="00360F9A">
        <w:t xml:space="preserve"> – discussed further in S5.3.</w:t>
      </w:r>
    </w:p>
    <w:p w14:paraId="1DC322C6" w14:textId="77777777" w:rsidR="00C46FF2" w:rsidRDefault="008250E1" w:rsidP="00C46FF2">
      <w:pPr>
        <w:keepNext/>
      </w:pPr>
      <w:r w:rsidRPr="008F7F84">
        <w:rPr>
          <w:noProof/>
        </w:rPr>
        <w:drawing>
          <wp:inline distT="0" distB="0" distL="0" distR="0" wp14:anchorId="01026CE4" wp14:editId="183CAAD8">
            <wp:extent cx="5655622" cy="4424289"/>
            <wp:effectExtent l="0" t="0" r="2540" b="0"/>
            <wp:docPr id="8" name="Image9" descr="A map of the world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A map of the world with different colored squares&#10;&#10;AI-generated content may be incorrect."/>
                    <pic:cNvPicPr>
                      <a:picLocks noChangeAspect="1" noChangeArrowheads="1"/>
                    </pic:cNvPicPr>
                  </pic:nvPicPr>
                  <pic:blipFill>
                    <a:blip r:embed="rId17"/>
                    <a:stretch>
                      <a:fillRect/>
                    </a:stretch>
                  </pic:blipFill>
                  <pic:spPr bwMode="auto">
                    <a:xfrm>
                      <a:off x="0" y="0"/>
                      <a:ext cx="5665752" cy="4432213"/>
                    </a:xfrm>
                    <a:prstGeom prst="rect">
                      <a:avLst/>
                    </a:prstGeom>
                  </pic:spPr>
                </pic:pic>
              </a:graphicData>
            </a:graphic>
          </wp:inline>
        </w:drawing>
      </w:r>
    </w:p>
    <w:p w14:paraId="234BC1C6" w14:textId="4C9813E9" w:rsidR="00093692" w:rsidRDefault="00C46FF2" w:rsidP="00C46FF2">
      <w:pPr>
        <w:pStyle w:val="Caption"/>
      </w:pPr>
      <w:r>
        <w:t xml:space="preserve">Figure </w:t>
      </w:r>
      <w:fldSimple w:instr=" SEQ Figure \* ARABIC ">
        <w:r w:rsidR="00A859F7">
          <w:rPr>
            <w:noProof/>
          </w:rPr>
          <w:t>6</w:t>
        </w:r>
      </w:fldSimple>
      <w:r>
        <w:t xml:space="preserve">: </w:t>
      </w:r>
      <w:r w:rsidRPr="00130D7A">
        <w:t>Map of alignment types in the EHR</w:t>
      </w:r>
      <w:r w:rsidR="0020157A">
        <w:t xml:space="preserve">. Red diamonds indicate Nominative/Accusative alignment, green diamonds indicate Ergative/Absolutive alignment, blue diamonds indicate Split-S (Active-Stative) alignment, white circles indicate Tripartite alignment. </w:t>
      </w:r>
    </w:p>
    <w:p w14:paraId="67DF6CC2" w14:textId="5C2AEF78" w:rsidR="00397B50" w:rsidRPr="008F7F84" w:rsidRDefault="00905D2A" w:rsidP="00397B50">
      <w:r>
        <w:t xml:space="preserve">When it comes to alignment, it needs to be mentioned that </w:t>
      </w:r>
      <w:r w:rsidR="004A3467">
        <w:t>several</w:t>
      </w:r>
      <w:r w:rsidR="00397B50">
        <w:t xml:space="preserve"> languages described in the literature as having Ergative-Absolutive alignment</w:t>
      </w:r>
      <w:r w:rsidR="00C72D38">
        <w:t xml:space="preserve"> are coded</w:t>
      </w:r>
      <w:r w:rsidR="0015643C">
        <w:t xml:space="preserve"> here</w:t>
      </w:r>
      <w:r w:rsidR="00C72D38">
        <w:t xml:space="preserve"> as Nominative-Accusative, following </w:t>
      </w:r>
      <w:r w:rsidR="00397B50" w:rsidRPr="008F7F84">
        <w:t xml:space="preserve">a strict definition of alignment (Bickel and Nichols, 2008). These languages have what is described in the literature as an </w:t>
      </w:r>
      <w:r w:rsidR="00397B50" w:rsidRPr="008F7F84">
        <w:rPr>
          <w:i/>
          <w:iCs/>
        </w:rPr>
        <w:t>agentive</w:t>
      </w:r>
      <w:r w:rsidR="00397B50" w:rsidRPr="008F7F84">
        <w:t xml:space="preserve"> marker (LaPolla, 199</w:t>
      </w:r>
      <w:r w:rsidR="002D2A7D">
        <w:t>5</w:t>
      </w:r>
      <w:r w:rsidR="00397B50" w:rsidRPr="008F7F84">
        <w:t xml:space="preserve">) : a marker that appears mainly on A arguments, but can appear on highly marked S arguments (typically when the S is highly volitional, animate, definite, or satisfies some other condition of </w:t>
      </w:r>
      <w:proofErr w:type="spellStart"/>
      <w:r w:rsidR="00397B50" w:rsidRPr="008F7F84">
        <w:t>agentivity</w:t>
      </w:r>
      <w:proofErr w:type="spellEnd"/>
      <w:r w:rsidR="00397B50" w:rsidRPr="008F7F84">
        <w:t xml:space="preserve">). Sometimes, this marker appears on the S argument due to an aspect split (such as in Tibetan, </w:t>
      </w:r>
      <w:proofErr w:type="spellStart"/>
      <w:r w:rsidR="00397B50" w:rsidRPr="008F7F84">
        <w:t>DeLancey</w:t>
      </w:r>
      <w:proofErr w:type="spellEnd"/>
      <w:r w:rsidR="00397B50" w:rsidRPr="008F7F84">
        <w:t xml:space="preserve"> 2003:274). </w:t>
      </w:r>
    </w:p>
    <w:p w14:paraId="338CE339" w14:textId="68D5025B" w:rsidR="008250E1" w:rsidRDefault="00D14274" w:rsidP="001C768D">
      <w:r w:rsidRPr="00D14274">
        <w:t xml:space="preserve">Even though this marker appears mainly on A arguments, because it can appear on S arguments, this reflects an accusative alignment (where S and A are neutralized under some </w:t>
      </w:r>
      <w:del w:id="1893" w:author="Hannah Haynie" w:date="2025-07-02T22:07:00Z" w16du:dateUtc="2025-07-03T04:07:00Z">
        <w:r w:rsidRPr="00D14274" w:rsidDel="00F60C66">
          <w:delText>contexts</w:delText>
        </w:r>
      </w:del>
      <w:ins w:id="1894" w:author="Hannah Haynie" w:date="2025-07-02T22:07:00Z" w16du:dateUtc="2025-07-03T04:07:00Z">
        <w:r w:rsidR="00F60C66">
          <w:t>conditions</w:t>
        </w:r>
      </w:ins>
      <w:r w:rsidRPr="00D14274">
        <w:t>). Since this trait has been discussed extensively in</w:t>
      </w:r>
      <w:r w:rsidR="00DD6BA7">
        <w:t xml:space="preserve"> the</w:t>
      </w:r>
      <w:r w:rsidRPr="00D14274">
        <w:t xml:space="preserve"> </w:t>
      </w:r>
      <w:r w:rsidR="00DD6BA7" w:rsidRPr="00D14274">
        <w:t>literature</w:t>
      </w:r>
      <w:del w:id="1895" w:author="Hannah Haynie" w:date="2025-07-02T22:07:00Z" w16du:dateUtc="2025-07-03T04:07:00Z">
        <w:r w:rsidR="00256658" w:rsidDel="00F60C66">
          <w:delText xml:space="preserve"> mentioned above</w:delText>
        </w:r>
      </w:del>
      <w:r w:rsidRPr="00D14274">
        <w:t xml:space="preserve">, it needs </w:t>
      </w:r>
      <w:r w:rsidRPr="00D14274">
        <w:lastRenderedPageBreak/>
        <w:t xml:space="preserve">no further analysis here, other than to explain why some languages may seem differently coded here </w:t>
      </w:r>
      <w:del w:id="1896" w:author="Hannah Haynie" w:date="2025-07-02T22:07:00Z" w16du:dateUtc="2025-07-03T04:07:00Z">
        <w:r w:rsidRPr="00D14274" w:rsidDel="00F60C66">
          <w:delText>at first glance</w:delText>
        </w:r>
      </w:del>
      <w:ins w:id="1897" w:author="Hannah Haynie" w:date="2025-07-02T22:07:00Z" w16du:dateUtc="2025-07-03T04:07:00Z">
        <w:r w:rsidR="00F60C66">
          <w:t>than in prior descriptions</w:t>
        </w:r>
      </w:ins>
      <w:r w:rsidRPr="00D14274">
        <w:t xml:space="preserve">. </w:t>
      </w:r>
    </w:p>
    <w:p w14:paraId="488B9C26" w14:textId="659D54D8" w:rsidR="00E60C4C" w:rsidRDefault="00454BD5" w:rsidP="00E60C4C">
      <w:pPr>
        <w:keepNext/>
      </w:pPr>
      <w:r>
        <w:rPr>
          <w:noProof/>
        </w:rPr>
        <w:drawing>
          <wp:inline distT="0" distB="0" distL="0" distR="0" wp14:anchorId="73435CD1" wp14:editId="5F19389A">
            <wp:extent cx="5943600" cy="4565650"/>
            <wp:effectExtent l="0" t="0" r="0" b="6350"/>
            <wp:docPr id="987574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65650"/>
                    </a:xfrm>
                    <a:prstGeom prst="rect">
                      <a:avLst/>
                    </a:prstGeom>
                    <a:noFill/>
                    <a:ln>
                      <a:noFill/>
                    </a:ln>
                  </pic:spPr>
                </pic:pic>
              </a:graphicData>
            </a:graphic>
          </wp:inline>
        </w:drawing>
      </w:r>
    </w:p>
    <w:p w14:paraId="66AA9987" w14:textId="3A75FBA8" w:rsidR="00BB5DD1" w:rsidRDefault="00E60C4C" w:rsidP="00E60C4C">
      <w:pPr>
        <w:pStyle w:val="Caption"/>
        <w:rPr>
          <w:lang w:val="en-AU"/>
        </w:rPr>
      </w:pPr>
      <w:r>
        <w:t xml:space="preserve">Figure </w:t>
      </w:r>
      <w:fldSimple w:instr=" SEQ Figure \* ARABIC ">
        <w:r w:rsidR="00A859F7">
          <w:rPr>
            <w:noProof/>
          </w:rPr>
          <w:t>7</w:t>
        </w:r>
      </w:fldSimple>
      <w:r>
        <w:t xml:space="preserve">: </w:t>
      </w:r>
      <w:r w:rsidRPr="001C3CA8">
        <w:t xml:space="preserve">Map of verbal indexing. </w:t>
      </w:r>
      <w:r w:rsidR="00546CCC">
        <w:t xml:space="preserve">Color indicates verbal indexing (red is presence, blue is absence), </w:t>
      </w:r>
      <w:r w:rsidR="00377B2C">
        <w:t>shape indicates subfamily (diamond is Kuki-Chin-Naga, triangle is Sal (</w:t>
      </w:r>
      <w:proofErr w:type="spellStart"/>
      <w:r w:rsidR="00377B2C">
        <w:t>Brahmaputran</w:t>
      </w:r>
      <w:proofErr w:type="spellEnd"/>
      <w:r w:rsidR="00377B2C">
        <w:t>), square is Macro-</w:t>
      </w:r>
      <w:proofErr w:type="spellStart"/>
      <w:r w:rsidR="00377B2C">
        <w:t>tani</w:t>
      </w:r>
      <w:proofErr w:type="spellEnd"/>
      <w:r w:rsidR="00377B2C">
        <w:t xml:space="preserve">, Pentagon is </w:t>
      </w:r>
      <w:proofErr w:type="spellStart"/>
      <w:r w:rsidR="00377B2C">
        <w:t>Bodic</w:t>
      </w:r>
      <w:proofErr w:type="spellEnd"/>
      <w:r w:rsidR="00377B2C">
        <w:t xml:space="preserve">, and circles indicate all other subfamilies). </w:t>
      </w:r>
    </w:p>
    <w:p w14:paraId="34907454" w14:textId="3D7BF345" w:rsidR="00635721" w:rsidRPr="009812F2" w:rsidRDefault="009812F2" w:rsidP="001C768D">
      <w:r w:rsidRPr="008F7F84">
        <w:t>Verbal indexing is rarer, appearing in only 10 languages out of 32. Spatially,</w:t>
      </w:r>
      <w:r w:rsidR="00EA1D6C">
        <w:t xml:space="preserve"> </w:t>
      </w:r>
      <w:r w:rsidR="00CE05B4">
        <w:t xml:space="preserve">verbal indexing seems to appear at the periphery, while languages that lack verbal indexing form </w:t>
      </w:r>
      <w:r>
        <w:t>a central cluster in the EHR. G</w:t>
      </w:r>
      <w:r w:rsidRPr="008F7F84">
        <w:t xml:space="preserve">enealogically, the presence of the trait seems to </w:t>
      </w:r>
      <w:r w:rsidR="00CE05B4">
        <w:t>appear</w:t>
      </w:r>
      <w:r w:rsidRPr="008F7F84">
        <w:t xml:space="preserve"> in specific subfamilies (such as Kuki-Chin, where all members have verbal indexing), but is not entirely explained by it either – consider the Sal/</w:t>
      </w:r>
      <w:proofErr w:type="spellStart"/>
      <w:r w:rsidRPr="008F7F84">
        <w:t>Brahmaputran</w:t>
      </w:r>
      <w:proofErr w:type="spellEnd"/>
      <w:r w:rsidRPr="008F7F84">
        <w:t xml:space="preserve"> clade, which includes</w:t>
      </w:r>
      <w:r w:rsidR="00E5034F">
        <w:t xml:space="preserve"> </w:t>
      </w:r>
      <w:proofErr w:type="spellStart"/>
      <w:r w:rsidRPr="008F7F84">
        <w:t>Hakhun</w:t>
      </w:r>
      <w:proofErr w:type="spellEnd"/>
      <w:r w:rsidRPr="008F7F84">
        <w:t xml:space="preserve"> Tangsa, one of the most verbally complex languages in the sample, </w:t>
      </w:r>
      <w:r w:rsidR="00E5034F">
        <w:t>while</w:t>
      </w:r>
      <w:r w:rsidRPr="008F7F84">
        <w:t xml:space="preserve"> its nearest relative in the sample Khiamniungan completely lacks indexing, despite being in the same smaller subgroup of </w:t>
      </w:r>
      <w:proofErr w:type="spellStart"/>
      <w:r w:rsidRPr="008F7F84">
        <w:t>Patkaian</w:t>
      </w:r>
      <w:proofErr w:type="spellEnd"/>
      <w:r w:rsidRPr="008F7F84">
        <w:t xml:space="preserve">. </w:t>
      </w:r>
      <w:commentRangeStart w:id="1898"/>
      <w:r w:rsidRPr="008F7F84">
        <w:t xml:space="preserve">This aligns with </w:t>
      </w:r>
      <w:del w:id="1899" w:author="Hannah Haynie" w:date="2025-07-02T22:07:00Z" w16du:dateUtc="2025-07-03T04:07:00Z">
        <w:r w:rsidRPr="008F7F84" w:rsidDel="0052056F">
          <w:delText xml:space="preserve">our </w:delText>
        </w:r>
      </w:del>
      <w:ins w:id="1900" w:author="Hannah Haynie" w:date="2025-07-02T22:07:00Z" w16du:dateUtc="2025-07-03T04:07:00Z">
        <w:r w:rsidR="0052056F">
          <w:t>my</w:t>
        </w:r>
        <w:r w:rsidR="0052056F" w:rsidRPr="008F7F84">
          <w:t xml:space="preserve"> </w:t>
        </w:r>
      </w:ins>
      <w:r w:rsidRPr="008F7F84">
        <w:t xml:space="preserve">findings that subfamily explains a larger proportion of variance in verbal </w:t>
      </w:r>
      <w:r>
        <w:t>complexity</w:t>
      </w:r>
      <w:r w:rsidRPr="008F7F84">
        <w:t xml:space="preserve"> measures than </w:t>
      </w:r>
      <w:del w:id="1901" w:author="Hannah Haynie" w:date="2025-07-02T10:49:00Z" w16du:dateUtc="2025-07-02T16:49:00Z">
        <w:r w:rsidRPr="008F7F84" w:rsidDel="00CC7195">
          <w:delText>case-marking</w:delText>
        </w:r>
      </w:del>
      <w:ins w:id="1902" w:author="Hannah Haynie" w:date="2025-07-02T10:49:00Z" w16du:dateUtc="2025-07-02T16:49:00Z">
        <w:r w:rsidR="00CC7195">
          <w:t>case marking</w:t>
        </w:r>
      </w:ins>
      <w:commentRangeEnd w:id="1898"/>
      <w:ins w:id="1903" w:author="Hannah Haynie" w:date="2025-07-02T22:08:00Z" w16du:dateUtc="2025-07-03T04:08:00Z">
        <w:r w:rsidR="0052056F">
          <w:rPr>
            <w:rStyle w:val="CommentReference"/>
          </w:rPr>
          <w:commentReference w:id="1898"/>
        </w:r>
      </w:ins>
      <w:ins w:id="1904" w:author="Hannah Haynie" w:date="2025-07-02T22:09:00Z" w16du:dateUtc="2025-07-03T04:09:00Z">
        <w:r w:rsidR="0052056F">
          <w:t>,</w:t>
        </w:r>
      </w:ins>
      <w:del w:id="1905" w:author="Hannah Haynie" w:date="2025-07-02T22:09:00Z" w16du:dateUtc="2025-07-03T04:09:00Z">
        <w:r w:rsidRPr="008F7F84" w:rsidDel="0052056F">
          <w:delText xml:space="preserve"> –</w:delText>
        </w:r>
      </w:del>
      <w:r w:rsidRPr="008F7F84">
        <w:t xml:space="preserve"> and </w:t>
      </w:r>
      <w:del w:id="1906" w:author="Hannah Haynie" w:date="2025-07-02T22:10:00Z" w16du:dateUtc="2025-07-03T04:10:00Z">
        <w:r w:rsidRPr="008F7F84" w:rsidDel="0052056F">
          <w:delText>should be</w:delText>
        </w:r>
      </w:del>
      <w:ins w:id="1907" w:author="Hannah Haynie" w:date="2025-07-02T22:10:00Z" w16du:dateUtc="2025-07-03T04:10:00Z">
        <w:r w:rsidR="0052056F">
          <w:t>deserves</w:t>
        </w:r>
      </w:ins>
      <w:r w:rsidRPr="008F7F84">
        <w:t xml:space="preserve"> follow</w:t>
      </w:r>
      <w:del w:id="1908" w:author="Hannah Haynie" w:date="2025-07-02T22:10:00Z" w16du:dateUtc="2025-07-03T04:10:00Z">
        <w:r w:rsidRPr="008F7F84" w:rsidDel="0052056F">
          <w:delText>ed</w:delText>
        </w:r>
      </w:del>
      <w:r w:rsidRPr="008F7F84">
        <w:t xml:space="preserve"> up as we tease apart the </w:t>
      </w:r>
      <w:commentRangeStart w:id="1909"/>
      <w:r w:rsidRPr="008F7F84">
        <w:t xml:space="preserve">inherited and non-inherited pressures </w:t>
      </w:r>
      <w:commentRangeEnd w:id="1909"/>
      <w:r w:rsidR="0052056F">
        <w:rPr>
          <w:rStyle w:val="CommentReference"/>
        </w:rPr>
        <w:commentReference w:id="1909"/>
      </w:r>
      <w:r w:rsidRPr="008F7F84">
        <w:t>that shape argument coding complexity.</w:t>
      </w:r>
    </w:p>
    <w:p w14:paraId="34318D05" w14:textId="78E3699A" w:rsidR="00AD397F" w:rsidRDefault="00AD397F" w:rsidP="00AD397F">
      <w:pPr>
        <w:pStyle w:val="Heading1"/>
      </w:pPr>
      <w:r>
        <w:lastRenderedPageBreak/>
        <w:t>Discussion</w:t>
      </w:r>
    </w:p>
    <w:p w14:paraId="0EA92F48" w14:textId="1082BA14" w:rsidR="00F3689E" w:rsidRPr="008F7F84" w:rsidRDefault="00F3689E" w:rsidP="0053568A">
      <w:del w:id="1910" w:author="Hannah Haynie" w:date="2025-07-02T22:10:00Z" w16du:dateUtc="2025-07-03T04:10:00Z">
        <w:r w:rsidRPr="008F7F84" w:rsidDel="006D2502">
          <w:delText>Let's consider why</w:delText>
        </w:r>
      </w:del>
      <w:ins w:id="1911" w:author="Hannah Haynie" w:date="2025-07-02T22:10:00Z" w16du:dateUtc="2025-07-03T04:10:00Z">
        <w:r w:rsidR="006D2502">
          <w:t>The prior section suggests that</w:t>
        </w:r>
      </w:ins>
      <w:r w:rsidRPr="008F7F84">
        <w:t xml:space="preserve"> the Hill/Valley framework cannot be supported in the data. One </w:t>
      </w:r>
      <w:r w:rsidR="00FE4DA7">
        <w:t xml:space="preserve">possible </w:t>
      </w:r>
      <w:r w:rsidRPr="008F7F84">
        <w:t>explanation</w:t>
      </w:r>
      <w:ins w:id="1912" w:author="Hannah Haynie" w:date="2025-07-02T22:10:00Z" w16du:dateUtc="2025-07-03T04:10:00Z">
        <w:r w:rsidR="006D2502">
          <w:t xml:space="preserve"> for this</w:t>
        </w:r>
      </w:ins>
      <w:r w:rsidRPr="008F7F84">
        <w:t xml:space="preserve"> is that complexity in core argument coding is just not that responsive</w:t>
      </w:r>
      <w:ins w:id="1913" w:author="Hannah Haynie" w:date="2025-07-02T22:11:00Z" w16du:dateUtc="2025-07-03T04:11:00Z">
        <w:r w:rsidR="006D2502">
          <w:t xml:space="preserve"> to culture and demographics,</w:t>
        </w:r>
      </w:ins>
      <w:del w:id="1914" w:author="Hannah Haynie" w:date="2025-07-02T22:11:00Z" w16du:dateUtc="2025-07-03T04:11:00Z">
        <w:r w:rsidRPr="008F7F84" w:rsidDel="006D2502">
          <w:delText xml:space="preserve"> --</w:delText>
        </w:r>
      </w:del>
      <w:r w:rsidRPr="008F7F84">
        <w:t xml:space="preserve"> or is responding to many more factors than just the sociolinguistic ones suggested to align with Hill and Valley classification in </w:t>
      </w:r>
      <w:proofErr w:type="spellStart"/>
      <w:r w:rsidRPr="008F7F84">
        <w:t>DeLancey</w:t>
      </w:r>
      <w:proofErr w:type="spellEnd"/>
      <w:r w:rsidRPr="008F7F84">
        <w:t xml:space="preserve"> (201</w:t>
      </w:r>
      <w:r w:rsidR="00F71DB8">
        <w:t>4</w:t>
      </w:r>
      <w:r w:rsidRPr="008F7F84">
        <w:t xml:space="preserve">). While status as a second language for another community was a significant </w:t>
      </w:r>
      <w:del w:id="1915" w:author="Hannah Haynie" w:date="2025-07-02T22:11:00Z" w16du:dateUtc="2025-07-03T04:11:00Z">
        <w:r w:rsidRPr="008F7F84" w:rsidDel="00F43369">
          <w:delText>factor</w:delText>
        </w:r>
      </w:del>
      <w:ins w:id="1916" w:author="Hannah Haynie" w:date="2025-07-02T22:11:00Z" w16du:dateUtc="2025-07-03T04:11:00Z">
        <w:r w:rsidR="00F43369">
          <w:t>predictor</w:t>
        </w:r>
      </w:ins>
      <w:r w:rsidRPr="008F7F84">
        <w:t xml:space="preserve">, others such as agricultural intensity may be interacting in more complex ways with other sociocultural factors to produce certain linguistic outcomes. In 5.1, I discuss how teasing apart L2 learning as a simplification process from other diachronic processes may better explain the variety in core argument coding complexity in these languages. </w:t>
      </w:r>
    </w:p>
    <w:p w14:paraId="0B878625" w14:textId="632C70C8" w:rsidR="00F3689E" w:rsidRPr="008F7F84" w:rsidRDefault="00F3689E" w:rsidP="0053568A">
      <w:r w:rsidRPr="008F7F84">
        <w:t xml:space="preserve">Additionally, </w:t>
      </w:r>
      <w:del w:id="1917" w:author="Hannah Haynie" w:date="2025-07-02T22:12:00Z" w16du:dateUtc="2025-07-03T04:12:00Z">
        <w:r w:rsidRPr="008F7F84" w:rsidDel="00F43369">
          <w:delText xml:space="preserve">what does it tell us that </w:delText>
        </w:r>
      </w:del>
      <w:r w:rsidRPr="008F7F84">
        <w:t>Hill and Valley societ</w:t>
      </w:r>
      <w:ins w:id="1918" w:author="Hannah Haynie" w:date="2025-07-02T22:12:00Z" w16du:dateUtc="2025-07-03T04:12:00Z">
        <w:r w:rsidR="00F43369">
          <w:t>y classifications</w:t>
        </w:r>
      </w:ins>
      <w:del w:id="1919" w:author="Hannah Haynie" w:date="2025-07-02T22:12:00Z" w16du:dateUtc="2025-07-03T04:12:00Z">
        <w:r w:rsidRPr="008F7F84" w:rsidDel="00F43369">
          <w:delText>ies</w:delText>
        </w:r>
      </w:del>
      <w:r w:rsidRPr="008F7F84">
        <w:t xml:space="preserve"> are themselves not </w:t>
      </w:r>
      <w:ins w:id="1920" w:author="Hannah Haynie" w:date="2025-07-02T22:12:00Z" w16du:dateUtc="2025-07-03T04:12:00Z">
        <w:r w:rsidR="00F43369">
          <w:t xml:space="preserve">well </w:t>
        </w:r>
      </w:ins>
      <w:r w:rsidRPr="008F7F84">
        <w:t>predicted by their</w:t>
      </w:r>
      <w:ins w:id="1921" w:author="Hannah Haynie" w:date="2025-07-02T22:12:00Z" w16du:dateUtc="2025-07-03T04:12:00Z">
        <w:r w:rsidR="00F43369">
          <w:t xml:space="preserve"> actual</w:t>
        </w:r>
      </w:ins>
      <w:r w:rsidRPr="008F7F84">
        <w:t xml:space="preserve"> ecological environment</w:t>
      </w:r>
      <w:ins w:id="1922" w:author="Hannah Haynie" w:date="2025-07-02T22:12:00Z" w16du:dateUtc="2025-07-03T04:12:00Z">
        <w:r w:rsidR="00F43369">
          <w:t>s.</w:t>
        </w:r>
      </w:ins>
      <w:del w:id="1923" w:author="Hannah Haynie" w:date="2025-07-02T22:12:00Z" w16du:dateUtc="2025-07-03T04:12:00Z">
        <w:r w:rsidRPr="008F7F84" w:rsidDel="00F43369">
          <w:delText>?</w:delText>
        </w:r>
      </w:del>
      <w:r w:rsidRPr="008F7F84">
        <w:t xml:space="preserve"> In 5.2, I discuss how the linguistic structure of modern-day Hill and Valley societies in the EHR might reflect their pasts</w:t>
      </w:r>
      <w:ins w:id="1924" w:author="Hannah Haynie" w:date="2025-07-02T22:12:00Z" w16du:dateUtc="2025-07-03T04:12:00Z">
        <w:r w:rsidR="00F43369">
          <w:t>,</w:t>
        </w:r>
      </w:ins>
      <w:del w:id="1925" w:author="Hannah Haynie" w:date="2025-07-02T22:12:00Z" w16du:dateUtc="2025-07-03T04:12:00Z">
        <w:r w:rsidRPr="008F7F84" w:rsidDel="00F43369">
          <w:delText xml:space="preserve"> --</w:delText>
        </w:r>
      </w:del>
      <w:r w:rsidRPr="008F7F84">
        <w:t xml:space="preserve"> giving us a</w:t>
      </w:r>
      <w:ins w:id="1926" w:author="Hannah Haynie" w:date="2025-07-02T22:13:00Z" w16du:dateUtc="2025-07-03T04:13:00Z">
        <w:r w:rsidR="00F43369">
          <w:t xml:space="preserve"> potential</w:t>
        </w:r>
      </w:ins>
      <w:del w:id="1927" w:author="Hannah Haynie" w:date="2025-07-02T22:13:00Z" w16du:dateUtc="2025-07-03T04:13:00Z">
        <w:r w:rsidRPr="008F7F84" w:rsidDel="00F43369">
          <w:delText>n</w:delText>
        </w:r>
      </w:del>
      <w:r w:rsidRPr="008F7F84">
        <w:t xml:space="preserve"> insight to the prehistory of these speech communities in the EHR.</w:t>
      </w:r>
    </w:p>
    <w:p w14:paraId="6931FAA0" w14:textId="1120BF4E" w:rsidR="00F3689E" w:rsidRPr="008F7F84" w:rsidRDefault="00F3689E" w:rsidP="0053568A">
      <w:r w:rsidRPr="008F7F84">
        <w:t xml:space="preserve">Lastly, I consider the geographic patterns </w:t>
      </w:r>
      <w:del w:id="1928" w:author="Hannah Haynie" w:date="2025-07-02T22:13:00Z" w16du:dateUtc="2025-07-03T04:13:00Z">
        <w:r w:rsidRPr="008F7F84" w:rsidDel="00003C18">
          <w:delText xml:space="preserve">we </w:delText>
        </w:r>
      </w:del>
      <w:r w:rsidRPr="008F7F84">
        <w:t xml:space="preserve">found in alignment and verbal indexing (5.3): these may reflect past periods of convergence and diffusion, which </w:t>
      </w:r>
      <w:ins w:id="1929" w:author="Hannah Haynie" w:date="2025-07-02T22:13:00Z" w16du:dateUtc="2025-07-03T04:13:00Z">
        <w:r w:rsidR="00003C18">
          <w:t>c</w:t>
        </w:r>
      </w:ins>
      <w:del w:id="1930" w:author="Hannah Haynie" w:date="2025-07-02T22:13:00Z" w16du:dateUtc="2025-07-03T04:13:00Z">
        <w:r w:rsidRPr="008F7F84" w:rsidDel="00003C18">
          <w:delText>w</w:delText>
        </w:r>
      </w:del>
      <w:r w:rsidRPr="008F7F84">
        <w:t xml:space="preserve">ould indicate the kind of intense contact that would result in simplification. Separating </w:t>
      </w:r>
      <w:del w:id="1931" w:author="Hannah Haynie" w:date="2025-07-02T22:13:00Z" w16du:dateUtc="2025-07-03T04:13:00Z">
        <w:r w:rsidRPr="008F7F84" w:rsidDel="00003C18">
          <w:delText xml:space="preserve">the </w:delText>
        </w:r>
      </w:del>
      <w:r w:rsidRPr="008F7F84">
        <w:t xml:space="preserve">genealogical from </w:t>
      </w:r>
      <w:del w:id="1932" w:author="Hannah Haynie" w:date="2025-07-02T22:13:00Z" w16du:dateUtc="2025-07-03T04:13:00Z">
        <w:r w:rsidRPr="008F7F84" w:rsidDel="00003C18">
          <w:delText xml:space="preserve">the </w:delText>
        </w:r>
      </w:del>
      <w:r w:rsidRPr="008F7F84">
        <w:t xml:space="preserve">areal </w:t>
      </w:r>
      <w:ins w:id="1933" w:author="Hannah Haynie" w:date="2025-07-02T22:13:00Z" w16du:dateUtc="2025-07-03T04:13:00Z">
        <w:r w:rsidR="00003C18">
          <w:t xml:space="preserve">influences </w:t>
        </w:r>
      </w:ins>
      <w:r w:rsidRPr="008F7F84">
        <w:t xml:space="preserve">and understanding the convergence patterns in this region is </w:t>
      </w:r>
      <w:del w:id="1934" w:author="Hannah Haynie" w:date="2025-07-02T22:13:00Z" w16du:dateUtc="2025-07-03T04:13:00Z">
        <w:r w:rsidRPr="008F7F84" w:rsidDel="00003C18">
          <w:delText xml:space="preserve">key </w:delText>
        </w:r>
      </w:del>
      <w:ins w:id="1935" w:author="Hannah Haynie" w:date="2025-07-02T22:13:00Z" w16du:dateUtc="2025-07-03T04:13:00Z">
        <w:r w:rsidR="00003C18">
          <w:t>important</w:t>
        </w:r>
        <w:r w:rsidR="00003C18" w:rsidRPr="008F7F84">
          <w:t xml:space="preserve"> </w:t>
        </w:r>
      </w:ins>
      <w:r w:rsidRPr="008F7F84">
        <w:t>if we want to understand the sociolinguistic pasts of the</w:t>
      </w:r>
      <w:r w:rsidR="00B606B5">
        <w:t>se</w:t>
      </w:r>
      <w:r w:rsidRPr="008F7F84">
        <w:t xml:space="preserve"> speech communities, whe</w:t>
      </w:r>
      <w:r w:rsidR="00B606B5">
        <w:t>re</w:t>
      </w:r>
      <w:r w:rsidRPr="008F7F84">
        <w:t xml:space="preserve"> not much literary evidence exists.</w:t>
      </w:r>
    </w:p>
    <w:p w14:paraId="7584404A" w14:textId="21CC0808" w:rsidR="003B05F3" w:rsidRDefault="00F3689E" w:rsidP="00F3689E">
      <w:pPr>
        <w:pStyle w:val="Heading2"/>
      </w:pPr>
      <w:r>
        <w:t>A three-process model</w:t>
      </w:r>
    </w:p>
    <w:p w14:paraId="1DB19CE5" w14:textId="02E7EF09" w:rsidR="001D7478" w:rsidRPr="00063818" w:rsidRDefault="001D7478" w:rsidP="00886BA3">
      <w:r w:rsidRPr="00063818">
        <w:t>If the Hill/Valley distinction fails to capture the differences in argument coding complexity, and hence the diachronic processes that occur when a large language family such as Trans-Himalayan diversifies over a varied ecological environment</w:t>
      </w:r>
      <w:del w:id="1936" w:author="Hannah Haynie" w:date="2025-07-02T22:14:00Z" w16du:dateUtc="2025-07-03T04:14:00Z">
        <w:r w:rsidRPr="00063818" w:rsidDel="00374300">
          <w:delText>,</w:delText>
        </w:r>
      </w:del>
      <w:r w:rsidRPr="00063818">
        <w:t xml:space="preserve"> like the</w:t>
      </w:r>
      <w:r w:rsidRPr="008F7F84">
        <w:t xml:space="preserve"> Eastern</w:t>
      </w:r>
      <w:r w:rsidRPr="00063818">
        <w:t xml:space="preserve"> Himalayas</w:t>
      </w:r>
      <w:del w:id="1937" w:author="Hannah Haynie" w:date="2025-07-02T22:13:00Z" w16du:dateUtc="2025-07-03T04:13:00Z">
        <w:r w:rsidRPr="00063818" w:rsidDel="00003C18">
          <w:delText>, we may ask</w:delText>
        </w:r>
      </w:del>
      <w:ins w:id="1938" w:author="Hannah Haynie" w:date="2025-07-02T22:14:00Z" w16du:dateUtc="2025-07-03T04:14:00Z">
        <w:r w:rsidR="00374300">
          <w:t>,</w:t>
        </w:r>
      </w:ins>
      <w:del w:id="1939" w:author="Hannah Haynie" w:date="2025-07-02T22:14:00Z" w16du:dateUtc="2025-07-03T04:14:00Z">
        <w:r w:rsidRPr="00063818" w:rsidDel="00374300">
          <w:delText>:</w:delText>
        </w:r>
      </w:del>
      <w:r w:rsidRPr="00063818">
        <w:t xml:space="preserve"> what might better </w:t>
      </w:r>
      <w:r w:rsidR="00B504BB">
        <w:t>explain</w:t>
      </w:r>
      <w:r w:rsidRPr="00063818">
        <w:t xml:space="preserve"> the diachronic processes and distribution</w:t>
      </w:r>
      <w:r w:rsidR="00B504BB">
        <w:t>al facts</w:t>
      </w:r>
      <w:r w:rsidRPr="00063818">
        <w:t xml:space="preserve"> of core argument coding </w:t>
      </w:r>
      <w:r w:rsidR="00B504BB" w:rsidRPr="00063818">
        <w:t>compl</w:t>
      </w:r>
      <w:r w:rsidR="00B504BB">
        <w:t>exity</w:t>
      </w:r>
      <w:r w:rsidRPr="00063818">
        <w:t xml:space="preserve">? Here, I discuss an alternative classification to the archaic/creoloid predicted typology of the Hill/Valley framework, the diachronic </w:t>
      </w:r>
      <w:r w:rsidR="0039047E">
        <w:t>processes that</w:t>
      </w:r>
      <w:r w:rsidRPr="00063818">
        <w:t xml:space="preserve"> </w:t>
      </w:r>
      <w:del w:id="1940" w:author="Hannah Haynie" w:date="2025-07-02T22:14:00Z" w16du:dateUtc="2025-07-03T04:14:00Z">
        <w:r w:rsidRPr="00063818" w:rsidDel="00374300">
          <w:delText xml:space="preserve">that </w:delText>
        </w:r>
      </w:del>
      <w:ins w:id="1941" w:author="Hannah Haynie" w:date="2025-07-02T22:14:00Z" w16du:dateUtc="2025-07-03T04:14:00Z">
        <w:r w:rsidR="00374300">
          <w:t>it</w:t>
        </w:r>
        <w:r w:rsidR="00374300" w:rsidRPr="00063818">
          <w:t xml:space="preserve"> </w:t>
        </w:r>
      </w:ins>
      <w:r w:rsidRPr="00063818">
        <w:t>suggests, and how complexity trade-offs may help model these processes.</w:t>
      </w:r>
    </w:p>
    <w:p w14:paraId="1DF766DC" w14:textId="77777777" w:rsidR="00C8608A" w:rsidRPr="00C8608A" w:rsidRDefault="00C8608A" w:rsidP="00C8608A">
      <w:r w:rsidRPr="00C8608A">
        <w:t>While the Hill/Valley model predicts a bipartite division of simple vs. complex languages, there are actually three diachronic processes through which one may arrive at a point in between those poles: (</w:t>
      </w:r>
      <w:proofErr w:type="spellStart"/>
      <w:r w:rsidRPr="00C8608A">
        <w:t>i</w:t>
      </w:r>
      <w:proofErr w:type="spellEnd"/>
      <w:r w:rsidRPr="00C8608A">
        <w:t xml:space="preserve">) loss of complexity, (ii) retention of complexity, and (iii) </w:t>
      </w:r>
      <w:commentRangeStart w:id="1942"/>
      <w:del w:id="1943" w:author="Hannah Haynie" w:date="2025-07-02T22:15:00Z" w16du:dateUtc="2025-07-03T04:15:00Z">
        <w:r w:rsidRPr="00C8608A" w:rsidDel="00BD6D10">
          <w:delText>innovation (</w:delText>
        </w:r>
      </w:del>
      <w:r w:rsidRPr="00C8608A">
        <w:t>gain</w:t>
      </w:r>
      <w:del w:id="1944" w:author="Hannah Haynie" w:date="2025-07-02T22:15:00Z" w16du:dateUtc="2025-07-03T04:15:00Z">
        <w:r w:rsidRPr="00C8608A" w:rsidDel="00BD6D10">
          <w:delText>)</w:delText>
        </w:r>
      </w:del>
      <w:r w:rsidRPr="00C8608A">
        <w:t xml:space="preserve"> </w:t>
      </w:r>
      <w:commentRangeEnd w:id="1942"/>
      <w:r w:rsidR="00BD6D10">
        <w:rPr>
          <w:rStyle w:val="CommentReference"/>
        </w:rPr>
        <w:commentReference w:id="1942"/>
      </w:r>
      <w:r w:rsidRPr="00C8608A">
        <w:t>of complexity. The question of which factors underlying the Hill/Valley distinction promote which of these processes remains unclear, but it seems that L2 learning may play a significant role in the loss of complexity.</w:t>
      </w:r>
    </w:p>
    <w:p w14:paraId="67886625" w14:textId="1BECFC49" w:rsidR="001D7478" w:rsidRPr="00063818" w:rsidRDefault="001D7478" w:rsidP="00886BA3">
      <w:r w:rsidRPr="00063818">
        <w:lastRenderedPageBreak/>
        <w:t xml:space="preserve">The </w:t>
      </w:r>
      <w:del w:id="1945" w:author="Hannah Haynie" w:date="2025-07-02T22:15:00Z" w16du:dateUtc="2025-07-03T04:15:00Z">
        <w:r w:rsidRPr="00063818" w:rsidDel="00BD6D10">
          <w:delText xml:space="preserve">innovation </w:delText>
        </w:r>
      </w:del>
      <w:ins w:id="1946" w:author="Hannah Haynie" w:date="2025-07-02T22:15:00Z" w16du:dateUtc="2025-07-03T04:15:00Z">
        <w:r w:rsidR="00BD6D10">
          <w:t>gain</w:t>
        </w:r>
        <w:r w:rsidR="00BD6D10" w:rsidRPr="00063818">
          <w:t xml:space="preserve"> </w:t>
        </w:r>
      </w:ins>
      <w:r w:rsidRPr="00063818">
        <w:t>of complexity</w:t>
      </w:r>
      <w:r w:rsidR="00067926">
        <w:t xml:space="preserve"> (iii)</w:t>
      </w:r>
      <w:r w:rsidRPr="00063818">
        <w:t xml:space="preserve"> is exemplified in languages like those in the Kuki-Chin subfamily, where complex verbal agreement systems have developed that are not cognate with other Trans-Himalayan languages (</w:t>
      </w:r>
      <w:proofErr w:type="spellStart"/>
      <w:r w:rsidRPr="00063818">
        <w:t>DeLancey</w:t>
      </w:r>
      <w:proofErr w:type="spellEnd"/>
      <w:r w:rsidRPr="00063818">
        <w:t xml:space="preserve">, 2014). This process of complexification represents neither retention of archaic features nor simplification under contact, but rather a third trajectory that the binary Hill/Valley distinction fails to capture. This three-process model helps explain why verbal complexity appears in some languages classified as 'Hill' (like </w:t>
      </w:r>
      <w:proofErr w:type="spellStart"/>
      <w:r w:rsidRPr="00063818">
        <w:t>Daai</w:t>
      </w:r>
      <w:proofErr w:type="spellEnd"/>
      <w:r w:rsidRPr="00063818">
        <w:t xml:space="preserve"> Chin and </w:t>
      </w:r>
      <w:proofErr w:type="spellStart"/>
      <w:r w:rsidRPr="00063818">
        <w:t>Hakhun</w:t>
      </w:r>
      <w:proofErr w:type="spellEnd"/>
      <w:r w:rsidRPr="00063818">
        <w:t xml:space="preserve"> Tangsa) but not others (like </w:t>
      </w:r>
      <w:proofErr w:type="spellStart"/>
      <w:r w:rsidRPr="00063818">
        <w:t>Hrusso</w:t>
      </w:r>
      <w:proofErr w:type="spellEnd"/>
      <w:r w:rsidRPr="00063818">
        <w:t xml:space="preserve"> Aka or Miji). </w:t>
      </w:r>
      <w:commentRangeStart w:id="1947"/>
      <w:commentRangeStart w:id="1948"/>
      <w:r w:rsidRPr="00063818">
        <w:t xml:space="preserve">The latter may represent cases where </w:t>
      </w:r>
      <w:r w:rsidR="00C973A2" w:rsidRPr="00063818">
        <w:t>simplification</w:t>
      </w:r>
      <w:r w:rsidRPr="00063818">
        <w:t xml:space="preserve"> occurred despite hill settings, or where complexity never </w:t>
      </w:r>
      <w:ins w:id="1949" w:author="Hannah Haynie" w:date="2025-07-02T22:18:00Z" w16du:dateUtc="2025-07-03T04:18:00Z">
        <w:r w:rsidR="00BD6D10">
          <w:t>re-</w:t>
        </w:r>
      </w:ins>
      <w:r w:rsidRPr="00063818">
        <w:t>developed after an initial loss.</w:t>
      </w:r>
      <w:commentRangeEnd w:id="1947"/>
      <w:r w:rsidR="00BD6D10">
        <w:rPr>
          <w:rStyle w:val="CommentReference"/>
        </w:rPr>
        <w:commentReference w:id="1947"/>
      </w:r>
      <w:commentRangeEnd w:id="1948"/>
      <w:r w:rsidR="007471FC">
        <w:rPr>
          <w:rStyle w:val="CommentReference"/>
        </w:rPr>
        <w:commentReference w:id="1948"/>
      </w:r>
      <w:r w:rsidRPr="00063818">
        <w:t xml:space="preserve"> Understanding what drives these as distinct processes may prove fruitful in understanding the dynamics of core argument marking systems as a whole.</w:t>
      </w:r>
    </w:p>
    <w:p w14:paraId="76C37AD8" w14:textId="7F173B31" w:rsidR="001D7478" w:rsidRPr="00063818" w:rsidRDefault="001D7478" w:rsidP="00886BA3">
      <w:r w:rsidRPr="00063818">
        <w:t>Previous cross-linguistic studies have not found robust support for complexity trade-offs (</w:t>
      </w:r>
      <w:proofErr w:type="spellStart"/>
      <w:r w:rsidRPr="00063818">
        <w:t>Sinnemaki</w:t>
      </w:r>
      <w:proofErr w:type="spellEnd"/>
      <w:r w:rsidRPr="00063818">
        <w:t xml:space="preserve">, 2008, </w:t>
      </w:r>
      <w:del w:id="1950" w:author="Hannah Haynie" w:date="2025-07-02T21:41:00Z" w16du:dateUtc="2025-07-03T03:41:00Z">
        <w:r w:rsidRPr="00063818" w:rsidDel="003239A4">
          <w:delText>Scherbakova</w:delText>
        </w:r>
      </w:del>
      <w:ins w:id="1951" w:author="Hannah Haynie" w:date="2025-07-02T21:41:00Z" w16du:dateUtc="2025-07-03T03:41:00Z">
        <w:r w:rsidR="003239A4">
          <w:t>Shcherbakova</w:t>
        </w:r>
      </w:ins>
      <w:r w:rsidRPr="00063818">
        <w:t xml:space="preserve"> et al</w:t>
      </w:r>
      <w:ins w:id="1952" w:author="Hannah Haynie" w:date="2025-07-02T21:37:00Z" w16du:dateUtc="2025-07-03T03:37:00Z">
        <w:r w:rsidR="003239A4">
          <w:t>.</w:t>
        </w:r>
      </w:ins>
      <w:r w:rsidRPr="00063818">
        <w:t>, 2023</w:t>
      </w:r>
      <w:r w:rsidR="007D202A">
        <w:t>a</w:t>
      </w:r>
      <w:r w:rsidRPr="00063818">
        <w:t xml:space="preserve">). However, the opposing directional pattern observed in the data -- negative effects on verbal complexity and positive effects in case marking, specifically in Valley languages </w:t>
      </w:r>
      <w:r w:rsidR="003951E4">
        <w:t>–</w:t>
      </w:r>
      <w:r w:rsidR="002A709B">
        <w:t xml:space="preserve"> aligns with a trade-off account. </w:t>
      </w:r>
      <w:r w:rsidR="00E621CE">
        <w:t>In particular, t</w:t>
      </w:r>
      <w:r w:rsidRPr="00063818">
        <w:t xml:space="preserve">his contrasts with </w:t>
      </w:r>
      <w:del w:id="1953" w:author="Hannah Haynie" w:date="2025-07-02T21:41:00Z" w16du:dateUtc="2025-07-03T03:41:00Z">
        <w:r w:rsidRPr="00063818" w:rsidDel="003239A4">
          <w:delText>Scherbakova</w:delText>
        </w:r>
      </w:del>
      <w:ins w:id="1954" w:author="Hannah Haynie" w:date="2025-07-02T21:41:00Z" w16du:dateUtc="2025-07-03T03:41:00Z">
        <w:r w:rsidR="003239A4">
          <w:t>Shcherbakova</w:t>
        </w:r>
      </w:ins>
      <w:r w:rsidRPr="00063818">
        <w:t xml:space="preserve"> et al</w:t>
      </w:r>
      <w:ins w:id="1955" w:author="Hannah Haynie" w:date="2025-07-02T21:37:00Z" w16du:dateUtc="2025-07-03T03:37:00Z">
        <w:r w:rsidR="003239A4">
          <w:t>.</w:t>
        </w:r>
      </w:ins>
      <w:r w:rsidR="00E621CE">
        <w:t>’s</w:t>
      </w:r>
      <w:r w:rsidR="00644365">
        <w:t xml:space="preserve"> (2023</w:t>
      </w:r>
      <w:r w:rsidR="007D202A">
        <w:t>a</w:t>
      </w:r>
      <w:r w:rsidR="00644365">
        <w:t>)</w:t>
      </w:r>
      <w:r w:rsidRPr="00063818">
        <w:t xml:space="preserve"> finding of a positive correlation between nominal and verbal complexity in Trans-Himalayan languages.</w:t>
      </w:r>
    </w:p>
    <w:p w14:paraId="4E29BA7B" w14:textId="084CDEC9" w:rsidR="00E621CE" w:rsidDel="00D1232A" w:rsidRDefault="001D7478" w:rsidP="00886BA3">
      <w:pPr>
        <w:rPr>
          <w:del w:id="1956" w:author="Patrick Das" w:date="2025-07-14T13:58:00Z" w16du:dateUtc="2025-07-14T08:28:00Z"/>
        </w:rPr>
      </w:pPr>
      <w:r w:rsidRPr="008F7F84">
        <w:t xml:space="preserve">Two factors can explain this difference. First, </w:t>
      </w:r>
      <w:del w:id="1957" w:author="Hannah Haynie" w:date="2025-07-02T21:41:00Z" w16du:dateUtc="2025-07-03T03:41:00Z">
        <w:r w:rsidRPr="008F7F84" w:rsidDel="003239A4">
          <w:delText>Scherbakova</w:delText>
        </w:r>
      </w:del>
      <w:ins w:id="1958" w:author="Hannah Haynie" w:date="2025-07-02T21:41:00Z" w16du:dateUtc="2025-07-03T03:41:00Z">
        <w:r w:rsidR="003239A4">
          <w:t>Shcherbakova</w:t>
        </w:r>
      </w:ins>
      <w:r w:rsidRPr="008F7F84">
        <w:t xml:space="preserve"> et al</w:t>
      </w:r>
      <w:ins w:id="1959" w:author="Hannah Haynie" w:date="2025-07-02T21:37:00Z" w16du:dateUtc="2025-07-03T03:37:00Z">
        <w:r w:rsidR="003239A4">
          <w:t>.</w:t>
        </w:r>
      </w:ins>
      <w:r w:rsidRPr="008F7F84">
        <w:t xml:space="preserve"> </w:t>
      </w:r>
      <w:commentRangeStart w:id="1960"/>
      <w:r w:rsidRPr="008F7F84">
        <w:t>focus on all grammatical domains (such as gender/noun class, tense, negation</w:t>
      </w:r>
      <w:commentRangeEnd w:id="1960"/>
      <w:r w:rsidR="00BD6D10">
        <w:rPr>
          <w:rStyle w:val="CommentReference"/>
        </w:rPr>
        <w:commentReference w:id="1960"/>
      </w:r>
      <w:r w:rsidRPr="008F7F84">
        <w:t xml:space="preserve">), while the focus on core argument coding complexity here may detect signals specific to shifting functional load in a subsystem that is obscured in a broader measure. </w:t>
      </w:r>
    </w:p>
    <w:p w14:paraId="2E2E3E5D" w14:textId="34FE772F" w:rsidR="00766F13" w:rsidRDefault="001D7478" w:rsidP="00886BA3">
      <w:r w:rsidRPr="008F7F84">
        <w:t>Secondly, th</w:t>
      </w:r>
      <w:r w:rsidR="00766F13">
        <w:t xml:space="preserve">e detection of these trade-offs depends on how you operationalize complexity, given the sociolinguistic context under which these changes might occur. </w:t>
      </w:r>
      <w:r w:rsidRPr="008F7F84">
        <w:t xml:space="preserve">For example, L2 learning may only lead to simplification of the verbal paradigm </w:t>
      </w:r>
      <w:del w:id="1961" w:author="Hannah Haynie" w:date="2025-07-02T22:18:00Z" w16du:dateUtc="2025-07-03T04:18:00Z">
        <w:r w:rsidRPr="008F7F84" w:rsidDel="00BD6D10">
          <w:delText>if and only if the language</w:delText>
        </w:r>
      </w:del>
      <w:ins w:id="1962" w:author="Hannah Haynie" w:date="2025-07-02T22:18:00Z" w16du:dateUtc="2025-07-03T04:18:00Z">
        <w:r w:rsidR="00BD6D10">
          <w:t>in</w:t>
        </w:r>
      </w:ins>
      <w:ins w:id="1963" w:author="Hannah Haynie" w:date="2025-07-02T22:19:00Z" w16du:dateUtc="2025-07-03T04:19:00Z">
        <w:r w:rsidR="00BD6D10">
          <w:t xml:space="preserve"> languages that</w:t>
        </w:r>
      </w:ins>
      <w:r w:rsidRPr="008F7F84">
        <w:t xml:space="preserve"> also start</w:t>
      </w:r>
      <w:del w:id="1964" w:author="Hannah Haynie" w:date="2025-07-02T22:19:00Z" w16du:dateUtc="2025-07-03T04:19:00Z">
        <w:r w:rsidRPr="008F7F84" w:rsidDel="00BD6D10">
          <w:delText>s</w:delText>
        </w:r>
      </w:del>
      <w:r w:rsidRPr="008F7F84">
        <w:t xml:space="preserve"> marking cases more explicitly </w:t>
      </w:r>
      <w:commentRangeStart w:id="1965"/>
      <w:r w:rsidRPr="008F7F84">
        <w:t>for ease of L2 learners</w:t>
      </w:r>
      <w:commentRangeEnd w:id="1965"/>
      <w:r w:rsidR="00BD6D10">
        <w:rPr>
          <w:rStyle w:val="CommentReference"/>
        </w:rPr>
        <w:commentReference w:id="1965"/>
      </w:r>
      <w:r w:rsidRPr="008F7F84">
        <w:t xml:space="preserve">, </w:t>
      </w:r>
      <w:r w:rsidR="00813618" w:rsidRPr="008F7F84">
        <w:t>increasing</w:t>
      </w:r>
      <w:r w:rsidR="00766F13">
        <w:t xml:space="preserve"> (absolute)</w:t>
      </w:r>
      <w:r w:rsidR="00813618" w:rsidRPr="008F7F84">
        <w:t xml:space="preserve"> </w:t>
      </w:r>
      <w:r w:rsidR="00813618">
        <w:t>case</w:t>
      </w:r>
      <w:r w:rsidRPr="008F7F84">
        <w:t xml:space="preserve"> marking complexity </w:t>
      </w:r>
      <w:r w:rsidR="00DA404D">
        <w:t>while</w:t>
      </w:r>
      <w:r w:rsidRPr="008F7F84">
        <w:t xml:space="preserve"> reducing </w:t>
      </w:r>
      <w:r w:rsidR="00766F13">
        <w:t xml:space="preserve">the </w:t>
      </w:r>
      <w:r w:rsidR="002B0FCB">
        <w:t xml:space="preserve">relative complexity of the </w:t>
      </w:r>
      <w:del w:id="1966" w:author="Hannah Haynie" w:date="2025-07-02T10:49:00Z" w16du:dateUtc="2025-07-02T16:49:00Z">
        <w:r w:rsidR="002B0FCB" w:rsidDel="00CC7195">
          <w:delText>case-marking</w:delText>
        </w:r>
      </w:del>
      <w:ins w:id="1967" w:author="Hannah Haynie" w:date="2025-07-02T10:49:00Z" w16du:dateUtc="2025-07-02T16:49:00Z">
        <w:r w:rsidR="00CC7195">
          <w:t>case marking</w:t>
        </w:r>
      </w:ins>
      <w:r w:rsidR="002B0FCB">
        <w:t xml:space="preserve"> system for an adult learner (via more transparent morphology). </w:t>
      </w:r>
    </w:p>
    <w:p w14:paraId="264BCA66" w14:textId="6FFCAB41" w:rsidR="00F3689E" w:rsidRDefault="003D3A44" w:rsidP="003D3A44">
      <w:pPr>
        <w:pStyle w:val="Heading2"/>
      </w:pPr>
      <w:r>
        <w:t>Valley pasts obscure Hill presents</w:t>
      </w:r>
    </w:p>
    <w:p w14:paraId="7C3924D0" w14:textId="77777777" w:rsidR="003D3A44" w:rsidRPr="00BE1B3D" w:rsidRDefault="003D3A44" w:rsidP="002B0FCB">
      <w:r w:rsidRPr="00BE1B3D">
        <w:t xml:space="preserve">The Hill/Valley framework, as originated by Scott (2009) and adapted to make predictions about linguistic complexity by </w:t>
      </w:r>
      <w:proofErr w:type="spellStart"/>
      <w:r w:rsidRPr="00BE1B3D">
        <w:t>DeLancey</w:t>
      </w:r>
      <w:proofErr w:type="spellEnd"/>
      <w:r w:rsidRPr="00BE1B3D">
        <w:t xml:space="preserve"> (2014) is made up of two causal links. The first is that ecological setting gives rise to social structure: rugged, hilly terrains promote small communities</w:t>
      </w:r>
      <w:r>
        <w:t xml:space="preserve"> and</w:t>
      </w:r>
      <w:r w:rsidRPr="00BE1B3D">
        <w:t xml:space="preserve"> s</w:t>
      </w:r>
      <w:r>
        <w:t>hifting</w:t>
      </w:r>
      <w:r w:rsidRPr="00BE1B3D">
        <w:t xml:space="preserve"> agriculture, fertile valleys give rise to large farming states. The second is that this social structure gives rise to linguistic structure, where </w:t>
      </w:r>
      <w:r>
        <w:t xml:space="preserve">these </w:t>
      </w:r>
      <w:r w:rsidRPr="00BE1B3D">
        <w:t xml:space="preserve">small </w:t>
      </w:r>
      <w:r>
        <w:t xml:space="preserve">hill </w:t>
      </w:r>
      <w:r w:rsidRPr="00BE1B3D">
        <w:t xml:space="preserve">communities tend to be esoteric and hence retain/innovate complexity, </w:t>
      </w:r>
      <w:r>
        <w:t xml:space="preserve">and the valley states assimilate </w:t>
      </w:r>
      <w:r w:rsidRPr="00BE1B3D">
        <w:t>new populations</w:t>
      </w:r>
      <w:r>
        <w:t xml:space="preserve"> and sustain a larger population, making them</w:t>
      </w:r>
      <w:r w:rsidRPr="00BE1B3D">
        <w:t xml:space="preserve"> exoteric, and hence susceptible to loss of complexity. However, both causal links can be critiqued.</w:t>
      </w:r>
    </w:p>
    <w:p w14:paraId="37463055" w14:textId="6A746F6C" w:rsidR="003D3A44" w:rsidRDefault="003D3A44" w:rsidP="002B0FCB">
      <w:r w:rsidRPr="00BE1B3D">
        <w:lastRenderedPageBreak/>
        <w:t xml:space="preserve">We find that in the EHR, Hill and Valley societies are not straightforward results of their ecological environments. </w:t>
      </w:r>
      <w:r>
        <w:t xml:space="preserve">This discrepancy is resolved, once one considers Wouter’s (2012) critique of Scott’s framework in its applicability to the EHR. </w:t>
      </w:r>
      <w:r w:rsidRPr="00BE1B3D">
        <w:t xml:space="preserve">Wouters (p. 49-50) explains </w:t>
      </w:r>
      <w:del w:id="1968" w:author="Hannah Haynie" w:date="2025-07-02T22:19:00Z" w16du:dateUtc="2025-07-03T04:19:00Z">
        <w:r w:rsidRPr="00BE1B3D" w:rsidDel="003741A6">
          <w:delText xml:space="preserve">how </w:delText>
        </w:r>
      </w:del>
      <w:ins w:id="1969" w:author="Hannah Haynie" w:date="2025-07-02T22:19:00Z" w16du:dateUtc="2025-07-03T04:19:00Z">
        <w:r w:rsidR="003741A6">
          <w:t>that</w:t>
        </w:r>
        <w:r w:rsidR="003741A6" w:rsidRPr="00BE1B3D">
          <w:t xml:space="preserve"> </w:t>
        </w:r>
      </w:ins>
      <w:r w:rsidRPr="00BE1B3D">
        <w:t>Scott's account misses the formation of secondary states in the hills</w:t>
      </w:r>
      <w:ins w:id="1970" w:author="Patrick Das" w:date="2025-07-14T13:48:00Z" w16du:dateUtc="2025-07-14T08:18:00Z">
        <w:r w:rsidR="00087FC0">
          <w:t>. These are</w:t>
        </w:r>
      </w:ins>
      <w:del w:id="1971" w:author="Patrick Das" w:date="2025-07-14T13:48:00Z" w16du:dateUtc="2025-07-14T08:18:00Z">
        <w:r w:rsidRPr="00BE1B3D" w:rsidDel="00087FC0">
          <w:delText xml:space="preserve"> </w:delText>
        </w:r>
        <w:commentRangeStart w:id="1972"/>
        <w:r w:rsidDel="00087FC0">
          <w:delText>--</w:delText>
        </w:r>
      </w:del>
      <w:r w:rsidRPr="00BE1B3D">
        <w:t xml:space="preserve"> smaller states that exist in the shadow of powerful valley states</w:t>
      </w:r>
      <w:commentRangeEnd w:id="1972"/>
      <w:r w:rsidR="003741A6">
        <w:rPr>
          <w:rStyle w:val="CommentReference"/>
        </w:rPr>
        <w:commentReference w:id="1972"/>
      </w:r>
      <w:r w:rsidRPr="00BE1B3D">
        <w:t xml:space="preserve">. </w:t>
      </w:r>
      <w:r w:rsidRPr="008F7F84">
        <w:t>T</w:t>
      </w:r>
      <w:r w:rsidRPr="00BE1B3D">
        <w:t xml:space="preserve">his has important linguistic consequences, since the presence of state formation in the Hills, even if limited, could lead to other Valley-type cultural traits. The Angamis, generally considered a hill tribe, who reside in a largely hilly terrain, regularly engaged in other state-like </w:t>
      </w:r>
      <w:proofErr w:type="spellStart"/>
      <w:r w:rsidRPr="00BE1B3D">
        <w:t>behaviour</w:t>
      </w:r>
      <w:proofErr w:type="spellEnd"/>
      <w:r w:rsidRPr="00BE1B3D">
        <w:t xml:space="preserve">, such as terraced wet-rice cultivation, and levying tribute from </w:t>
      </w:r>
      <w:proofErr w:type="spellStart"/>
      <w:r w:rsidRPr="00BE1B3D">
        <w:t>neighbouring</w:t>
      </w:r>
      <w:proofErr w:type="spellEnd"/>
      <w:r w:rsidRPr="00BE1B3D">
        <w:t xml:space="preserve"> tribes (Hutton, 1921:11). </w:t>
      </w:r>
      <w:r>
        <w:t xml:space="preserve">These adaptations </w:t>
      </w:r>
      <w:del w:id="1973" w:author="Hannah Haynie" w:date="2025-07-02T22:20:00Z" w16du:dateUtc="2025-07-03T04:20:00Z">
        <w:r w:rsidDel="003741A6">
          <w:delText xml:space="preserve">would </w:delText>
        </w:r>
      </w:del>
      <w:ins w:id="1974" w:author="Hannah Haynie" w:date="2025-07-02T22:20:00Z" w16du:dateUtc="2025-07-03T04:20:00Z">
        <w:r w:rsidR="003741A6">
          <w:t xml:space="preserve">may </w:t>
        </w:r>
      </w:ins>
      <w:r>
        <w:t>enable the Angamis to support a larger population,</w:t>
      </w:r>
      <w:ins w:id="1975" w:author="Patrick Das" w:date="2025-07-14T13:48:00Z" w16du:dateUtc="2025-07-14T08:18:00Z">
        <w:r w:rsidR="00F73489">
          <w:t xml:space="preserve"> </w:t>
        </w:r>
      </w:ins>
      <w:ins w:id="1976" w:author="Patrick Das" w:date="2025-07-14T13:47:00Z" w16du:dateUtc="2025-07-14T08:17:00Z">
        <w:r w:rsidR="00F73489">
          <w:t>possibly</w:t>
        </w:r>
      </w:ins>
      <w:r>
        <w:t xml:space="preserve"> </w:t>
      </w:r>
      <w:commentRangeStart w:id="1977"/>
      <w:r>
        <w:t xml:space="preserve">making them susceptible to the same simplifying pressures languages with larger populations may face. </w:t>
      </w:r>
      <w:commentRangeEnd w:id="1977"/>
      <w:r w:rsidR="003741A6">
        <w:rPr>
          <w:rStyle w:val="CommentReference"/>
        </w:rPr>
        <w:commentReference w:id="1977"/>
      </w:r>
    </w:p>
    <w:p w14:paraId="1AB8EE98" w14:textId="74427D84" w:rsidR="003D3A44" w:rsidRPr="00BE1B3D" w:rsidRDefault="003D3A44" w:rsidP="002B0FCB">
      <w:r w:rsidRPr="00BE1B3D">
        <w:t xml:space="preserve">In other cases, it seems the Hill societies incorporated, assimilated or were otherwise in intense contact with Valley states. The </w:t>
      </w:r>
      <w:proofErr w:type="spellStart"/>
      <w:r w:rsidRPr="00BE1B3D">
        <w:t>Singpho</w:t>
      </w:r>
      <w:proofErr w:type="spellEnd"/>
      <w:r w:rsidRPr="00BE1B3D">
        <w:t>, a hill tribe</w:t>
      </w:r>
      <w:ins w:id="1978" w:author="Hannah Haynie" w:date="2025-07-02T22:22:00Z" w16du:dateUtc="2025-07-03T04:22:00Z">
        <w:r w:rsidR="003741A6">
          <w:t>,</w:t>
        </w:r>
      </w:ins>
      <w:r w:rsidRPr="00BE1B3D">
        <w:t xml:space="preserve"> engaged in conquest and/or enslavement of local populations that formerly spoke other languages (</w:t>
      </w:r>
      <w:proofErr w:type="spellStart"/>
      <w:r w:rsidRPr="00BE1B3D">
        <w:t>DeLancey</w:t>
      </w:r>
      <w:proofErr w:type="spellEnd"/>
      <w:r w:rsidRPr="00BE1B3D">
        <w:t>, 201</w:t>
      </w:r>
      <w:r w:rsidR="003C5DBE">
        <w:t>5</w:t>
      </w:r>
      <w:r w:rsidRPr="00BE1B3D">
        <w:t>:</w:t>
      </w:r>
      <w:r w:rsidR="003C5DBE">
        <w:t>64</w:t>
      </w:r>
      <w:r w:rsidRPr="00BE1B3D">
        <w:t xml:space="preserve">). </w:t>
      </w:r>
      <w:proofErr w:type="spellStart"/>
      <w:r w:rsidRPr="00BE1B3D">
        <w:t>Turung</w:t>
      </w:r>
      <w:proofErr w:type="spellEnd"/>
      <w:r w:rsidRPr="00BE1B3D">
        <w:t xml:space="preserve">, the variety of </w:t>
      </w:r>
      <w:proofErr w:type="spellStart"/>
      <w:r w:rsidRPr="00BE1B3D">
        <w:t>Singpho</w:t>
      </w:r>
      <w:proofErr w:type="spellEnd"/>
      <w:r w:rsidRPr="00BE1B3D">
        <w:t xml:space="preserve"> sampled here</w:t>
      </w:r>
      <w:ins w:id="1979" w:author="Hannah Haynie" w:date="2025-07-02T22:22:00Z" w16du:dateUtc="2025-07-03T04:22:00Z">
        <w:r w:rsidR="003741A6">
          <w:t>,</w:t>
        </w:r>
      </w:ins>
      <w:r w:rsidRPr="00BE1B3D">
        <w:t xml:space="preserve"> underwent intense contact with Tai languages, and </w:t>
      </w:r>
      <w:proofErr w:type="spellStart"/>
      <w:r w:rsidRPr="00BE1B3D">
        <w:t>Sin</w:t>
      </w:r>
      <w:r w:rsidRPr="008F7F84">
        <w:t>g</w:t>
      </w:r>
      <w:r w:rsidRPr="00BE1B3D">
        <w:t>pho</w:t>
      </w:r>
      <w:proofErr w:type="spellEnd"/>
      <w:r w:rsidRPr="00BE1B3D">
        <w:t xml:space="preserve"> in the EHR lost agreement particles that are characteristic of the </w:t>
      </w:r>
      <w:proofErr w:type="spellStart"/>
      <w:r w:rsidRPr="00BE1B3D">
        <w:t>Jingphaw</w:t>
      </w:r>
      <w:proofErr w:type="spellEnd"/>
      <w:r w:rsidRPr="00BE1B3D">
        <w:t xml:space="preserve"> family elsewhere</w:t>
      </w:r>
      <w:r>
        <w:t xml:space="preserve"> (</w:t>
      </w:r>
      <w:proofErr w:type="spellStart"/>
      <w:r>
        <w:t>DeLancey</w:t>
      </w:r>
      <w:proofErr w:type="spellEnd"/>
      <w:r>
        <w:t>, 2011)</w:t>
      </w:r>
      <w:r w:rsidRPr="00BE1B3D">
        <w:t xml:space="preserve">. The Akas too, who are coded as a hill tribe in </w:t>
      </w:r>
      <w:del w:id="1980" w:author="Hannah Haynie" w:date="2025-07-02T22:21:00Z" w16du:dateUtc="2025-07-03T04:21:00Z">
        <w:r w:rsidRPr="00BE1B3D" w:rsidDel="003741A6">
          <w:delText xml:space="preserve">our </w:delText>
        </w:r>
      </w:del>
      <w:ins w:id="1981" w:author="Hannah Haynie" w:date="2025-07-02T22:21:00Z" w16du:dateUtc="2025-07-03T04:21:00Z">
        <w:r w:rsidR="003741A6">
          <w:t>my</w:t>
        </w:r>
        <w:r w:rsidR="003741A6" w:rsidRPr="00BE1B3D">
          <w:t xml:space="preserve"> </w:t>
        </w:r>
      </w:ins>
      <w:r w:rsidRPr="00BE1B3D">
        <w:t>sample, regularly demanded resources, including manpower</w:t>
      </w:r>
      <w:ins w:id="1982" w:author="Hannah Haynie" w:date="2025-07-02T22:22:00Z" w16du:dateUtc="2025-07-03T04:22:00Z">
        <w:r w:rsidR="003741A6">
          <w:t>,</w:t>
        </w:r>
      </w:ins>
      <w:r w:rsidRPr="00BE1B3D">
        <w:t xml:space="preserve"> from the Ahom Valley state (Wouters, </w:t>
      </w:r>
      <w:r>
        <w:t>2012:</w:t>
      </w:r>
      <w:r w:rsidRPr="00BE1B3D">
        <w:t xml:space="preserve">49). These situations would lead to an influx of adult L2 learners, which would promote simplification, the causal pathway </w:t>
      </w:r>
      <w:del w:id="1983" w:author="Hannah Haynie" w:date="2025-07-02T22:22:00Z" w16du:dateUtc="2025-07-03T04:22:00Z">
        <w:r w:rsidRPr="00BE1B3D" w:rsidDel="003741A6">
          <w:delText xml:space="preserve">we </w:delText>
        </w:r>
      </w:del>
      <w:ins w:id="1984" w:author="Hannah Haynie" w:date="2025-07-02T22:22:00Z" w16du:dateUtc="2025-07-03T04:22:00Z">
        <w:r w:rsidR="003741A6">
          <w:t>I</w:t>
        </w:r>
        <w:r w:rsidR="003741A6" w:rsidRPr="00BE1B3D">
          <w:t xml:space="preserve"> </w:t>
        </w:r>
      </w:ins>
      <w:r w:rsidRPr="00BE1B3D">
        <w:t xml:space="preserve">have found support for. </w:t>
      </w:r>
      <w:r>
        <w:t xml:space="preserve">This is what we find in Aka and </w:t>
      </w:r>
      <w:proofErr w:type="spellStart"/>
      <w:r>
        <w:t>Turung</w:t>
      </w:r>
      <w:proofErr w:type="spellEnd"/>
      <w:r>
        <w:t xml:space="preserve">, as they show </w:t>
      </w:r>
      <w:del w:id="1985" w:author="Hannah Haynie" w:date="2025-07-02T10:49:00Z" w16du:dateUtc="2025-07-02T16:49:00Z">
        <w:r w:rsidDel="00CC7195">
          <w:delText>case-marking</w:delText>
        </w:r>
      </w:del>
      <w:ins w:id="1986" w:author="Hannah Haynie" w:date="2025-07-02T10:49:00Z" w16du:dateUtc="2025-07-02T16:49:00Z">
        <w:r w:rsidR="00CC7195">
          <w:t>case marking</w:t>
        </w:r>
      </w:ins>
      <w:r>
        <w:t xml:space="preserve"> profiles and a lack of verbal indexing, </w:t>
      </w:r>
      <w:ins w:id="1987" w:author="Hannah Haynie" w:date="2025-07-02T22:22:00Z" w16du:dateUtc="2025-07-03T04:22:00Z">
        <w:r w:rsidR="003741A6">
          <w:t xml:space="preserve">which are typically </w:t>
        </w:r>
      </w:ins>
      <w:r>
        <w:t xml:space="preserve">associated with Valley languages. </w:t>
      </w:r>
    </w:p>
    <w:p w14:paraId="43A5FC29" w14:textId="4E199491" w:rsidR="003D3A44" w:rsidRDefault="003D3A44" w:rsidP="002B0FCB">
      <w:r w:rsidRPr="00BE1B3D">
        <w:t xml:space="preserve">Another way we can try to understand why this classification </w:t>
      </w:r>
      <w:del w:id="1988" w:author="Hannah Haynie" w:date="2025-07-02T22:23:00Z" w16du:dateUtc="2025-07-03T04:23:00Z">
        <w:r w:rsidRPr="00BE1B3D" w:rsidDel="00661483">
          <w:delText>doesn't work</w:delText>
        </w:r>
      </w:del>
      <w:ins w:id="1989" w:author="Hannah Haynie" w:date="2025-07-02T22:23:00Z" w16du:dateUtc="2025-07-03T04:23:00Z">
        <w:r w:rsidR="00661483">
          <w:t>isn’t supported by analysis of this dataset</w:t>
        </w:r>
      </w:ins>
      <w:del w:id="1990" w:author="Hannah Haynie" w:date="2025-07-02T22:23:00Z" w16du:dateUtc="2025-07-03T04:23:00Z">
        <w:r w:rsidRPr="00BE1B3D" w:rsidDel="00661483">
          <w:delText>,</w:delText>
        </w:r>
      </w:del>
      <w:r w:rsidRPr="00BE1B3D">
        <w:t xml:space="preserve"> is by understanding which languages would be 'miscategorized' if we were to try to predict if they were Hill or Valley based on their argument coding complexity. In Figure </w:t>
      </w:r>
      <w:ins w:id="1991" w:author="Patrick Das" w:date="2025-07-14T13:47:00Z" w16du:dateUtc="2025-07-14T08:17:00Z">
        <w:r w:rsidR="00F73489">
          <w:t>8</w:t>
        </w:r>
      </w:ins>
      <w:commentRangeStart w:id="1992"/>
      <w:del w:id="1993" w:author="Patrick Das" w:date="2025-07-14T13:47:00Z" w16du:dateUtc="2025-07-14T08:17:00Z">
        <w:r w:rsidRPr="00BE1B3D" w:rsidDel="00F73489">
          <w:delText>X</w:delText>
        </w:r>
      </w:del>
      <w:commentRangeEnd w:id="1992"/>
      <w:r w:rsidR="00661483">
        <w:rPr>
          <w:rStyle w:val="CommentReference"/>
        </w:rPr>
        <w:commentReference w:id="1992"/>
      </w:r>
      <w:r w:rsidRPr="00BE1B3D">
        <w:t xml:space="preserve"> below, I visualize which languages are mis-classified based on whether their mean cell complexity was above the mean for Valley languages, or below it for Hill languages.</w:t>
      </w:r>
    </w:p>
    <w:p w14:paraId="313E9862" w14:textId="77777777" w:rsidR="004F4E83" w:rsidRDefault="00656479" w:rsidP="004F4E83">
      <w:pPr>
        <w:keepNext/>
      </w:pPr>
      <w:r>
        <w:rPr>
          <w:noProof/>
        </w:rPr>
        <w:lastRenderedPageBreak/>
        <w:drawing>
          <wp:inline distT="0" distB="0" distL="0" distR="0" wp14:anchorId="1F4D0C7E" wp14:editId="7C5AD9F8">
            <wp:extent cx="6117688" cy="3276066"/>
            <wp:effectExtent l="0" t="0" r="0" b="635"/>
            <wp:docPr id="127612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5364" cy="3296242"/>
                    </a:xfrm>
                    <a:prstGeom prst="rect">
                      <a:avLst/>
                    </a:prstGeom>
                    <a:noFill/>
                  </pic:spPr>
                </pic:pic>
              </a:graphicData>
            </a:graphic>
          </wp:inline>
        </w:drawing>
      </w:r>
    </w:p>
    <w:p w14:paraId="6794EAC1" w14:textId="3404AD39" w:rsidR="00960887" w:rsidRPr="00BE1B3D" w:rsidRDefault="004F4E83" w:rsidP="004F4E83">
      <w:pPr>
        <w:pStyle w:val="Caption"/>
      </w:pPr>
      <w:r>
        <w:t xml:space="preserve">Figure </w:t>
      </w:r>
      <w:fldSimple w:instr=" SEQ Figure \* ARABIC ">
        <w:r w:rsidR="00A859F7">
          <w:rPr>
            <w:noProof/>
          </w:rPr>
          <w:t>8</w:t>
        </w:r>
      </w:fldSimple>
      <w:r>
        <w:t xml:space="preserve">: Scatter plot of </w:t>
      </w:r>
      <w:del w:id="1994" w:author="Hannah Haynie" w:date="2025-07-02T10:49:00Z" w16du:dateUtc="2025-07-02T16:49:00Z">
        <w:r w:rsidDel="00CC7195">
          <w:delText>case-marking</w:delText>
        </w:r>
      </w:del>
      <w:ins w:id="1995" w:author="Hannah Haynie" w:date="2025-07-02T10:49:00Z" w16du:dateUtc="2025-07-02T16:49:00Z">
        <w:r w:rsidR="00CC7195">
          <w:t>case marking</w:t>
        </w:r>
      </w:ins>
      <w:r>
        <w:t xml:space="preserve"> complexity vs. cell complexity. Shape indicates classification (Hill = Triangle, Square = Split, Circle = Valley), color indicates prediction</w:t>
      </w:r>
      <w:r w:rsidR="00854EA0">
        <w:t xml:space="preserve"> (green = high complexity Valley, blue = low complexity Hill, gray = </w:t>
      </w:r>
      <w:r w:rsidR="00E46DBF">
        <w:t xml:space="preserve">correctly classified). </w:t>
      </w:r>
    </w:p>
    <w:p w14:paraId="51C77A8C" w14:textId="2A68364A" w:rsidR="003D3A44" w:rsidRPr="00BE1B3D" w:rsidRDefault="003D3A44" w:rsidP="002B0FCB">
      <w:r w:rsidRPr="00BE1B3D">
        <w:t>In the figure above, two things are clear: there are more ‘misclassified’ Hill languages, and there is only one misclassified Valley language</w:t>
      </w:r>
      <w:ins w:id="1996" w:author="Hannah Haynie" w:date="2025-07-02T22:24:00Z" w16du:dateUtc="2025-07-03T04:24:00Z">
        <w:r w:rsidR="00B65049">
          <w:t xml:space="preserve"> (</w:t>
        </w:r>
      </w:ins>
      <w:del w:id="1997" w:author="Hannah Haynie" w:date="2025-07-02T22:24:00Z" w16du:dateUtc="2025-07-03T04:24:00Z">
        <w:r w:rsidRPr="00BE1B3D" w:rsidDel="00B65049">
          <w:delText xml:space="preserve">: </w:delText>
        </w:r>
      </w:del>
      <w:r w:rsidRPr="00BE1B3D">
        <w:t>Limbu</w:t>
      </w:r>
      <w:ins w:id="1998" w:author="Hannah Haynie" w:date="2025-07-02T22:24:00Z" w16du:dateUtc="2025-07-03T04:24:00Z">
        <w:r w:rsidR="00B65049">
          <w:t>)</w:t>
        </w:r>
      </w:ins>
      <w:r w:rsidRPr="00BE1B3D">
        <w:t xml:space="preserve">. This means perhaps the Hill/Valley classification is partly true, </w:t>
      </w:r>
      <w:commentRangeStart w:id="1999"/>
      <w:r w:rsidRPr="00BE1B3D">
        <w:t xml:space="preserve">given the theoretically justified exclusion of Limbu, as being outside the </w:t>
      </w:r>
      <w:proofErr w:type="spellStart"/>
      <w:r w:rsidRPr="008F7F84">
        <w:rPr>
          <w:i/>
          <w:iCs/>
        </w:rPr>
        <w:t>Zomia</w:t>
      </w:r>
      <w:proofErr w:type="spellEnd"/>
      <w:r w:rsidRPr="00BE1B3D">
        <w:t xml:space="preserve"> cultural zone (but falling within a purely spatially defined EHR</w:t>
      </w:r>
      <w:commentRangeEnd w:id="1999"/>
      <w:r w:rsidR="00B65049">
        <w:rPr>
          <w:rStyle w:val="CommentReference"/>
        </w:rPr>
        <w:commentReference w:id="1999"/>
      </w:r>
      <w:r w:rsidRPr="00BE1B3D">
        <w:t xml:space="preserve">). </w:t>
      </w:r>
    </w:p>
    <w:p w14:paraId="6CB53BE7" w14:textId="1276FA02" w:rsidR="003D3A44" w:rsidRPr="008F7F84" w:rsidRDefault="003D3A44" w:rsidP="002B0FCB">
      <w:r w:rsidRPr="008F7F84">
        <w:t xml:space="preserve">If Limbu is </w:t>
      </w:r>
      <w:del w:id="2000" w:author="Hannah Haynie" w:date="2025-07-02T22:25:00Z" w16du:dateUtc="2025-07-03T04:25:00Z">
        <w:r w:rsidRPr="008F7F84" w:rsidDel="00B65049">
          <w:delText xml:space="preserve">our </w:delText>
        </w:r>
      </w:del>
      <w:ins w:id="2001" w:author="Hannah Haynie" w:date="2025-07-02T22:25:00Z" w16du:dateUtc="2025-07-03T04:25:00Z">
        <w:r w:rsidR="00B65049">
          <w:t>the</w:t>
        </w:r>
        <w:r w:rsidR="00B65049" w:rsidRPr="008F7F84">
          <w:t xml:space="preserve"> </w:t>
        </w:r>
      </w:ins>
      <w:r w:rsidRPr="008F7F84">
        <w:t xml:space="preserve">only ‘misclassification’ for Valley languages, it means the generalization that Valley languages have simpler structures </w:t>
      </w:r>
      <w:r w:rsidR="00153E31">
        <w:t>is</w:t>
      </w:r>
      <w:r w:rsidRPr="008F7F84">
        <w:t xml:space="preserve"> largely true. However, the opposite claim – that Hill languages retain/innovate complexity – is less robust. I propose this is due to two reasons. First, Hill languages may engage in 'secondary state' activities, which leads to an influx of adult L2 learners. Secondly, there may be a time-depth problem. Hill languages today may be descended from Valley languages of the past, which means they may have lost complexity at an earlier stage that is not visible, and </w:t>
      </w:r>
      <w:commentRangeStart w:id="2002"/>
      <w:r w:rsidRPr="008F7F84">
        <w:t>‘innovations’ of complexity may be fairly rare</w:t>
      </w:r>
      <w:commentRangeEnd w:id="2002"/>
      <w:r w:rsidR="00B65049">
        <w:rPr>
          <w:rStyle w:val="CommentReference"/>
        </w:rPr>
        <w:commentReference w:id="2002"/>
      </w:r>
      <w:r w:rsidRPr="008F7F84">
        <w:t xml:space="preserve">. While sociocultural data was coded with reference to the earliest possible time-date, these languages might have lost complexity at a </w:t>
      </w:r>
      <w:del w:id="2003" w:author="Hannah Haynie" w:date="2025-07-02T22:27:00Z" w16du:dateUtc="2025-07-03T04:27:00Z">
        <w:r w:rsidRPr="008F7F84" w:rsidDel="00B65049">
          <w:delText xml:space="preserve">proto-language and </w:delText>
        </w:r>
      </w:del>
      <w:r w:rsidRPr="008F7F84">
        <w:t>pre-historical stage</w:t>
      </w:r>
      <w:del w:id="2004" w:author="Hannah Haynie" w:date="2025-07-02T22:27:00Z" w16du:dateUtc="2025-07-03T04:27:00Z">
        <w:r w:rsidRPr="008F7F84" w:rsidDel="00B65049">
          <w:delText>,</w:delText>
        </w:r>
      </w:del>
      <w:r w:rsidRPr="008F7F84">
        <w:t xml:space="preserve"> for which we lack data. </w:t>
      </w:r>
      <w:ins w:id="2005" w:author="Hannah Haynie" w:date="2025-07-02T22:27:00Z" w16du:dateUtc="2025-07-03T04:27:00Z">
        <w:r w:rsidR="00B65049">
          <w:t>T</w:t>
        </w:r>
      </w:ins>
      <w:del w:id="2006" w:author="Hannah Haynie" w:date="2025-07-02T22:27:00Z" w16du:dateUtc="2025-07-03T04:27:00Z">
        <w:r w:rsidRPr="008F7F84" w:rsidDel="00B65049">
          <w:delText>We know t</w:delText>
        </w:r>
      </w:del>
      <w:r w:rsidRPr="008F7F84">
        <w:t>his may be true for Proto-Bodo-Garo</w:t>
      </w:r>
      <w:r w:rsidR="002A7C3F">
        <w:t>, which</w:t>
      </w:r>
      <w:r w:rsidRPr="008F7F84">
        <w:t xml:space="preserve"> is suggested to be </w:t>
      </w:r>
      <w:r w:rsidR="002A7C3F">
        <w:t xml:space="preserve">the </w:t>
      </w:r>
      <w:r w:rsidRPr="008F7F84">
        <w:t>lingua franca</w:t>
      </w:r>
      <w:r w:rsidR="002A7C3F">
        <w:t xml:space="preserve"> of a former valley state</w:t>
      </w:r>
      <w:r w:rsidRPr="008F7F84">
        <w:t xml:space="preserve"> (</w:t>
      </w:r>
      <w:proofErr w:type="spellStart"/>
      <w:r w:rsidRPr="008F7F84">
        <w:t>DeLancey</w:t>
      </w:r>
      <w:proofErr w:type="spellEnd"/>
      <w:r w:rsidRPr="008F7F84">
        <w:t>, 20</w:t>
      </w:r>
      <w:r w:rsidR="002F2999">
        <w:t>12</w:t>
      </w:r>
      <w:r w:rsidRPr="008F7F84">
        <w:t>)</w:t>
      </w:r>
      <w:r w:rsidR="002A7C3F">
        <w:t xml:space="preserve">. However, historical accounts </w:t>
      </w:r>
      <w:r w:rsidR="00E65863">
        <w:t xml:space="preserve">place </w:t>
      </w:r>
      <w:r w:rsidR="00625590">
        <w:t>descendant</w:t>
      </w:r>
      <w:r w:rsidR="003310B5">
        <w:t xml:space="preserve"> groups </w:t>
      </w:r>
      <w:r w:rsidR="00625590">
        <w:t>like Bodo solidly as ‘Hill’ cultures, with acephalous political structure</w:t>
      </w:r>
      <w:r w:rsidR="0052217A">
        <w:t xml:space="preserve"> and shifting agriculture, that had to trade with Valley cultures for resources like rice (Saikia, 2012). </w:t>
      </w:r>
      <w:r w:rsidRPr="008F7F84">
        <w:t xml:space="preserve">Their language </w:t>
      </w:r>
      <w:r w:rsidR="0052217A">
        <w:t>then, r</w:t>
      </w:r>
      <w:r w:rsidRPr="008F7F84">
        <w:t xml:space="preserve">eflects a </w:t>
      </w:r>
      <w:r w:rsidRPr="00D074E4">
        <w:t>'Valley' creoloid structure that has simplified, but did not</w:t>
      </w:r>
      <w:ins w:id="2007" w:author="Hannah Haynie" w:date="2025-07-02T22:28:00Z" w16du:dateUtc="2025-07-03T04:28:00Z">
        <w:r w:rsidR="008826CE">
          <w:t xml:space="preserve"> subsequently</w:t>
        </w:r>
      </w:ins>
      <w:r w:rsidRPr="00D074E4">
        <w:t xml:space="preserve"> innovate complexity. This further </w:t>
      </w:r>
      <w:del w:id="2008" w:author="Hannah Haynie" w:date="2025-07-02T22:28:00Z" w16du:dateUtc="2025-07-03T04:28:00Z">
        <w:r w:rsidRPr="00D074E4" w:rsidDel="008826CE">
          <w:delText>urges us to think about</w:delText>
        </w:r>
      </w:del>
      <w:ins w:id="2009" w:author="Hannah Haynie" w:date="2025-07-02T22:28:00Z" w16du:dateUtc="2025-07-03T04:28:00Z">
        <w:r w:rsidR="008826CE">
          <w:t>motivates examination of</w:t>
        </w:r>
      </w:ins>
      <w:r w:rsidRPr="00D074E4">
        <w:t xml:space="preserve"> the distinct </w:t>
      </w:r>
      <w:r w:rsidRPr="00D074E4">
        <w:lastRenderedPageBreak/>
        <w:t>processes that lead to the loss, retention, and gain of complexity, and which factors promote them.</w:t>
      </w:r>
    </w:p>
    <w:p w14:paraId="291E9617" w14:textId="72B81A58" w:rsidR="003D3A44" w:rsidRDefault="003D3A44" w:rsidP="003D3A44">
      <w:pPr>
        <w:pStyle w:val="Heading2"/>
      </w:pPr>
      <w:r>
        <w:t>Exploring geographic patterns in alignment</w:t>
      </w:r>
    </w:p>
    <w:p w14:paraId="589BE47B" w14:textId="62FA4616" w:rsidR="00482243" w:rsidRPr="00317C82" w:rsidRDefault="00482243" w:rsidP="002B0FCB">
      <w:r w:rsidRPr="00317C82">
        <w:t>Another finding</w:t>
      </w:r>
      <w:ins w:id="2010" w:author="Hannah Haynie" w:date="2025-07-02T22:28:00Z" w16du:dateUtc="2025-07-03T04:28:00Z">
        <w:r w:rsidR="00AD58A7">
          <w:t>,</w:t>
        </w:r>
      </w:ins>
      <w:del w:id="2011" w:author="Hannah Haynie" w:date="2025-07-02T22:28:00Z" w16du:dateUtc="2025-07-03T04:28:00Z">
        <w:r w:rsidR="003A7AED" w:rsidDel="00AD58A7">
          <w:delText xml:space="preserve"> –</w:delText>
        </w:r>
      </w:del>
      <w:r w:rsidR="003A7AED">
        <w:t xml:space="preserve"> which </w:t>
      </w:r>
      <w:r w:rsidRPr="00317C82">
        <w:t>should be interpreted with caution</w:t>
      </w:r>
      <w:r w:rsidR="003A7AED">
        <w:t xml:space="preserve"> </w:t>
      </w:r>
      <w:r w:rsidRPr="00317C82">
        <w:t>given the lack of certainty in Trans-Himalayan subgrouping</w:t>
      </w:r>
      <w:ins w:id="2012" w:author="Hannah Haynie" w:date="2025-07-02T22:29:00Z" w16du:dateUtc="2025-07-03T04:29:00Z">
        <w:r w:rsidR="00AD58A7">
          <w:t>,</w:t>
        </w:r>
      </w:ins>
      <w:del w:id="2013" w:author="Hannah Haynie" w:date="2025-07-02T22:29:00Z" w16du:dateUtc="2025-07-03T04:29:00Z">
        <w:r w:rsidRPr="00317C82" w:rsidDel="00AD58A7">
          <w:delText xml:space="preserve">) </w:delText>
        </w:r>
        <w:r w:rsidR="00612DFB" w:rsidRPr="003A7AED" w:rsidDel="00AD58A7">
          <w:delText>–</w:delText>
        </w:r>
      </w:del>
      <w:r w:rsidR="00612DFB" w:rsidRPr="00317C82">
        <w:t xml:space="preserve"> </w:t>
      </w:r>
      <w:r w:rsidRPr="00317C82">
        <w:t xml:space="preserve">is that </w:t>
      </w:r>
      <w:commentRangeStart w:id="2014"/>
      <w:r w:rsidRPr="00317C82">
        <w:t xml:space="preserve">subfamily </w:t>
      </w:r>
      <w:commentRangeEnd w:id="2014"/>
      <w:r w:rsidR="00AD58A7">
        <w:rPr>
          <w:rStyle w:val="CommentReference"/>
        </w:rPr>
        <w:commentReference w:id="2014"/>
      </w:r>
      <w:del w:id="2015" w:author="Hannah Haynie" w:date="2025-07-02T22:29:00Z" w16du:dateUtc="2025-07-03T04:29:00Z">
        <w:r w:rsidRPr="00317C82" w:rsidDel="00AD58A7">
          <w:delText xml:space="preserve">(according to Glottolog) </w:delText>
        </w:r>
      </w:del>
      <w:r w:rsidRPr="00317C82">
        <w:t>explains more variation in cell</w:t>
      </w:r>
      <w:del w:id="2016" w:author="Hannah Haynie" w:date="2025-07-02T22:29:00Z" w16du:dateUtc="2025-07-03T04:29:00Z">
        <w:r w:rsidRPr="00317C82" w:rsidDel="00AD58A7">
          <w:delText>-</w:delText>
        </w:r>
      </w:del>
      <w:ins w:id="2017" w:author="Hannah Haynie" w:date="2025-07-02T22:29:00Z" w16du:dateUtc="2025-07-03T04:29:00Z">
        <w:r w:rsidR="00AD58A7">
          <w:t xml:space="preserve"> </w:t>
        </w:r>
      </w:ins>
      <w:r w:rsidRPr="00317C82">
        <w:t xml:space="preserve">complexity compared to </w:t>
      </w:r>
      <w:del w:id="2018" w:author="Hannah Haynie" w:date="2025-07-02T10:49:00Z" w16du:dateUtc="2025-07-02T16:49:00Z">
        <w:r w:rsidRPr="00317C82" w:rsidDel="00CC7195">
          <w:delText>case-marking</w:delText>
        </w:r>
      </w:del>
      <w:ins w:id="2019" w:author="Hannah Haynie" w:date="2025-07-02T10:49:00Z" w16du:dateUtc="2025-07-02T16:49:00Z">
        <w:r w:rsidR="00CC7195">
          <w:t>case marking</w:t>
        </w:r>
      </w:ins>
      <w:r w:rsidRPr="00317C82">
        <w:t xml:space="preserve"> complexity. This fits with my observation that verbal indexing is largely predictable by genealogy in the Trans-Himalayan languages of the EHR: it only occurs in certain subfamilies, such as Kuki-Chin, or Tangsa-Nocte. </w:t>
      </w:r>
      <w:commentRangeStart w:id="2020"/>
      <w:r w:rsidRPr="00317C82">
        <w:t>This aligns with our expectations, as cell complexity is a measure of paradigm richness, which should be easier to retain than to innovate anew and should hence be more strongly predicted by</w:t>
      </w:r>
      <w:r>
        <w:t xml:space="preserve"> inheritance</w:t>
      </w:r>
      <w:r w:rsidRPr="00317C82">
        <w:t>.</w:t>
      </w:r>
      <w:commentRangeEnd w:id="2020"/>
      <w:r w:rsidR="00AD58A7">
        <w:rPr>
          <w:rStyle w:val="CommentReference"/>
        </w:rPr>
        <w:commentReference w:id="2020"/>
      </w:r>
      <w:r w:rsidRPr="00317C82">
        <w:t xml:space="preserve"> The differences in </w:t>
      </w:r>
      <w:del w:id="2021" w:author="Hannah Haynie" w:date="2025-07-02T10:50:00Z" w16du:dateUtc="2025-07-02T16:50:00Z">
        <w:r w:rsidRPr="00317C82" w:rsidDel="00CC7195">
          <w:delText>case-marking</w:delText>
        </w:r>
      </w:del>
      <w:ins w:id="2022" w:author="Hannah Haynie" w:date="2025-07-02T10:50:00Z" w16du:dateUtc="2025-07-02T16:50:00Z">
        <w:r w:rsidR="00CC7195">
          <w:t>case marking</w:t>
        </w:r>
      </w:ins>
      <w:r w:rsidRPr="00317C82">
        <w:t xml:space="preserve"> complexity</w:t>
      </w:r>
      <w:r w:rsidR="006F778C">
        <w:t>,</w:t>
      </w:r>
      <w:r w:rsidRPr="00317C82">
        <w:t xml:space="preserve"> on the other hand, show that despite </w:t>
      </w:r>
      <w:commentRangeStart w:id="2023"/>
      <w:del w:id="2024" w:author="Hannah Haynie" w:date="2025-07-02T22:31:00Z" w16du:dateUtc="2025-07-03T04:31:00Z">
        <w:r w:rsidRPr="00317C82" w:rsidDel="00AD58A7">
          <w:delText>the feature</w:delText>
        </w:r>
      </w:del>
      <w:ins w:id="2025" w:author="Hannah Haynie" w:date="2025-07-02T22:31:00Z" w16du:dateUtc="2025-07-03T04:31:00Z">
        <w:r w:rsidR="00AD58A7">
          <w:t>case marking</w:t>
        </w:r>
      </w:ins>
      <w:r w:rsidRPr="00317C82">
        <w:t xml:space="preserve"> </w:t>
      </w:r>
      <w:commentRangeEnd w:id="2023"/>
      <w:r w:rsidR="00AD58A7">
        <w:rPr>
          <w:rStyle w:val="CommentReference"/>
        </w:rPr>
        <w:commentReference w:id="2023"/>
      </w:r>
      <w:r w:rsidRPr="00317C82">
        <w:t xml:space="preserve">being present in every language of the EHR, the languages differ greatly within subfamilies </w:t>
      </w:r>
      <w:del w:id="2026" w:author="Hannah Haynie" w:date="2025-07-02T22:31:00Z" w16du:dateUtc="2025-07-03T04:31:00Z">
        <w:r w:rsidRPr="00317C82" w:rsidDel="00AD58A7">
          <w:delText>as to</w:delText>
        </w:r>
      </w:del>
      <w:ins w:id="2027" w:author="Hannah Haynie" w:date="2025-07-02T22:31:00Z" w16du:dateUtc="2025-07-03T04:31:00Z">
        <w:r w:rsidR="00AD58A7">
          <w:t>regarding</w:t>
        </w:r>
      </w:ins>
      <w:r w:rsidRPr="00317C82">
        <w:t xml:space="preserve"> the extent of what and how they mark.</w:t>
      </w:r>
    </w:p>
    <w:p w14:paraId="6F99279C" w14:textId="7488EA28" w:rsidR="00482243" w:rsidRDefault="00482243" w:rsidP="002B0FCB">
      <w:r w:rsidRPr="00317C82">
        <w:t xml:space="preserve">This is reflected when we map languages not just by alignment, but also whether A/P marking is optional. The map below compared to Fig. </w:t>
      </w:r>
      <w:r w:rsidR="003526D1">
        <w:t>6</w:t>
      </w:r>
      <w:r w:rsidRPr="00317C82">
        <w:t xml:space="preserve"> shows a less coherent core</w:t>
      </w:r>
      <w:r w:rsidR="00F15C55">
        <w:t>/periphery</w:t>
      </w:r>
      <w:r w:rsidR="002C4BE6">
        <w:t xml:space="preserve"> pattern</w:t>
      </w:r>
      <w:del w:id="2028" w:author="Hannah Haynie" w:date="2025-07-02T22:32:00Z" w16du:dateUtc="2025-07-03T04:32:00Z">
        <w:r w:rsidRPr="00317C82" w:rsidDel="00AD58A7">
          <w:delText>,</w:delText>
        </w:r>
      </w:del>
      <w:del w:id="2029" w:author="Hannah Haynie" w:date="2025-07-02T22:31:00Z" w16du:dateUtc="2025-07-03T04:31:00Z">
        <w:r w:rsidRPr="00317C82" w:rsidDel="00AD58A7">
          <w:delText xml:space="preserve"> though </w:delText>
        </w:r>
        <w:r w:rsidDel="00AD58A7">
          <w:delText>we</w:delText>
        </w:r>
        <w:r w:rsidRPr="00317C82" w:rsidDel="00AD58A7">
          <w:delText xml:space="preserve"> can note some</w:delText>
        </w:r>
        <w:r w:rsidDel="00AD58A7">
          <w:delText xml:space="preserve"> </w:delText>
        </w:r>
        <w:r w:rsidR="002C4BE6" w:rsidDel="00AD58A7">
          <w:delText>others</w:delText>
        </w:r>
      </w:del>
      <w:r>
        <w:t>.</w:t>
      </w:r>
      <w:r w:rsidRPr="00317C82">
        <w:t xml:space="preserve"> Rabha, Tiwa and Hills Karbi share the </w:t>
      </w:r>
      <w:del w:id="2030" w:author="Hannah Haynie" w:date="2025-07-02T22:32:00Z" w16du:dateUtc="2025-07-03T04:32:00Z">
        <w:r w:rsidRPr="00317C82" w:rsidDel="00AD58A7">
          <w:delText xml:space="preserve">similar </w:delText>
        </w:r>
      </w:del>
      <w:r w:rsidRPr="00317C82">
        <w:t>optionality pattern of only differentially marking P, despite Karbi belonging to a different subgroup</w:t>
      </w:r>
      <w:ins w:id="2031" w:author="Hannah Haynie" w:date="2025-07-02T22:32:00Z" w16du:dateUtc="2025-07-03T04:32:00Z">
        <w:r w:rsidR="00AD58A7">
          <w:t>.</w:t>
        </w:r>
      </w:ins>
      <w:del w:id="2032" w:author="Hannah Haynie" w:date="2025-07-02T22:32:00Z" w16du:dateUtc="2025-07-03T04:32:00Z">
        <w:r w:rsidRPr="00317C82" w:rsidDel="00AD58A7">
          <w:delText>,</w:delText>
        </w:r>
      </w:del>
      <w:r w:rsidRPr="00317C82">
        <w:t xml:space="preserve"> </w:t>
      </w:r>
      <w:ins w:id="2033" w:author="Hannah Haynie" w:date="2025-07-02T22:32:00Z" w16du:dateUtc="2025-07-03T04:32:00Z">
        <w:r w:rsidR="00AD58A7">
          <w:t>This</w:t>
        </w:r>
      </w:ins>
      <w:del w:id="2034" w:author="Hannah Haynie" w:date="2025-07-02T22:32:00Z" w16du:dateUtc="2025-07-03T04:32:00Z">
        <w:r w:rsidRPr="00317C82" w:rsidDel="00AD58A7">
          <w:delText>a</w:delText>
        </w:r>
      </w:del>
      <w:r w:rsidRPr="00317C82">
        <w:t xml:space="preserve"> pattern extend</w:t>
      </w:r>
      <w:ins w:id="2035" w:author="Hannah Haynie" w:date="2025-07-02T22:32:00Z" w16du:dateUtc="2025-07-03T04:32:00Z">
        <w:r w:rsidR="00AD58A7">
          <w:t>s</w:t>
        </w:r>
      </w:ins>
      <w:del w:id="2036" w:author="Hannah Haynie" w:date="2025-07-02T22:32:00Z" w16du:dateUtc="2025-07-03T04:32:00Z">
        <w:r w:rsidRPr="00317C82" w:rsidDel="00AD58A7">
          <w:delText>ing</w:delText>
        </w:r>
      </w:del>
      <w:r w:rsidRPr="00317C82">
        <w:t xml:space="preserve"> </w:t>
      </w:r>
      <w:r w:rsidR="00F15C55">
        <w:t xml:space="preserve">northeast </w:t>
      </w:r>
      <w:r w:rsidRPr="00317C82">
        <w:t>into</w:t>
      </w:r>
      <w:r w:rsidR="002C4BE6">
        <w:t xml:space="preserve"> the Tani languages (</w:t>
      </w:r>
      <w:proofErr w:type="spellStart"/>
      <w:r w:rsidR="002C4BE6">
        <w:t>Milang</w:t>
      </w:r>
      <w:proofErr w:type="spellEnd"/>
      <w:r w:rsidR="002C4BE6">
        <w:t>, Ga</w:t>
      </w:r>
      <w:r w:rsidR="00954DCF">
        <w:t>l</w:t>
      </w:r>
      <w:r w:rsidR="002C4BE6">
        <w:t>o) in</w:t>
      </w:r>
      <w:r w:rsidRPr="00317C82">
        <w:t xml:space="preserve"> Arunachal Pradesh. </w:t>
      </w:r>
    </w:p>
    <w:p w14:paraId="4F8FD9FE" w14:textId="77777777" w:rsidR="00A1760E" w:rsidRDefault="00482243" w:rsidP="00A1760E">
      <w:pPr>
        <w:pStyle w:val="BodyText"/>
        <w:keepNext/>
      </w:pPr>
      <w:r w:rsidRPr="00454408">
        <w:rPr>
          <w:noProof/>
        </w:rPr>
        <w:lastRenderedPageBreak/>
        <w:drawing>
          <wp:inline distT="0" distB="0" distL="0" distR="0" wp14:anchorId="70295CD4" wp14:editId="7DDB1F15">
            <wp:extent cx="6120130" cy="4787265"/>
            <wp:effectExtent l="0" t="0" r="0" b="0"/>
            <wp:docPr id="158738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787265"/>
                    </a:xfrm>
                    <a:prstGeom prst="rect">
                      <a:avLst/>
                    </a:prstGeom>
                    <a:noFill/>
                    <a:ln>
                      <a:noFill/>
                    </a:ln>
                  </pic:spPr>
                </pic:pic>
              </a:graphicData>
            </a:graphic>
          </wp:inline>
        </w:drawing>
      </w:r>
    </w:p>
    <w:p w14:paraId="61917F36" w14:textId="38869AB4" w:rsidR="00482243" w:rsidRPr="00317C82" w:rsidRDefault="00A1760E" w:rsidP="00A1760E">
      <w:pPr>
        <w:pStyle w:val="Caption"/>
      </w:pPr>
      <w:r>
        <w:t xml:space="preserve">Figure </w:t>
      </w:r>
      <w:fldSimple w:instr=" SEQ Figure \* ARABIC ">
        <w:r w:rsidR="00A859F7">
          <w:rPr>
            <w:noProof/>
          </w:rPr>
          <w:t>9</w:t>
        </w:r>
      </w:fldSimple>
      <w:r>
        <w:t>: Map of optional case marking. Left-facing blue triangles indicate Optional A marking. Right facing orange triangles indicate optional P marking. Purple diamonds indicate that both A and P markers are optional. White circles indicate non-optional marki</w:t>
      </w:r>
      <w:r w:rsidR="00534DA1">
        <w:t>ng</w:t>
      </w:r>
    </w:p>
    <w:p w14:paraId="180598DE" w14:textId="11EBC12C" w:rsidR="002C4BE6" w:rsidRDefault="002C4BE6" w:rsidP="002C4BE6">
      <w:r w:rsidRPr="00317C82">
        <w:t>Elsewhere, from Manipuri</w:t>
      </w:r>
      <w:del w:id="2037" w:author="Hannah Haynie" w:date="2025-07-02T22:32:00Z" w16du:dateUtc="2025-07-03T04:32:00Z">
        <w:r w:rsidRPr="00317C82" w:rsidDel="00AD58A7">
          <w:delText>,</w:delText>
        </w:r>
      </w:del>
      <w:r w:rsidRPr="00317C82">
        <w:t xml:space="preserve"> via the Naga languages to </w:t>
      </w:r>
      <w:proofErr w:type="spellStart"/>
      <w:r w:rsidRPr="00317C82">
        <w:t>Drung</w:t>
      </w:r>
      <w:proofErr w:type="spellEnd"/>
      <w:r w:rsidRPr="00317C82">
        <w:t xml:space="preserve">, both markers can be optional. This is reflected in a few different alignment types: Manipuri is Nominative/Accusative, </w:t>
      </w:r>
      <w:proofErr w:type="spellStart"/>
      <w:r w:rsidRPr="00317C82">
        <w:t>Drung</w:t>
      </w:r>
      <w:proofErr w:type="spellEnd"/>
      <w:r w:rsidRPr="00317C82">
        <w:t xml:space="preserve"> is </w:t>
      </w:r>
      <w:r w:rsidR="00EA1A7C">
        <w:t>Active-Stative</w:t>
      </w:r>
      <w:r w:rsidRPr="00317C82">
        <w:t xml:space="preserve">. In fact, Manipuri and the ‘Naga’ languages </w:t>
      </w:r>
      <w:r w:rsidR="00534DA1" w:rsidRPr="00317C82">
        <w:t>share</w:t>
      </w:r>
      <w:r w:rsidRPr="00317C82">
        <w:t xml:space="preserve"> an optional A marker that has been called “agentive” elsewhere in the literature (LaPolla 199</w:t>
      </w:r>
      <w:r w:rsidR="00A46897">
        <w:t>4</w:t>
      </w:r>
      <w:r w:rsidR="006269E5">
        <w:t>, 1995</w:t>
      </w:r>
      <w:r w:rsidRPr="00317C82">
        <w:t>). This marker shares form (-*n</w:t>
      </w:r>
      <w:r>
        <w:rPr>
          <w:lang w:val="en-GB"/>
        </w:rPr>
        <w:t>ə</w:t>
      </w:r>
      <w:r w:rsidRPr="00317C82">
        <w:t xml:space="preserve">) and meaning across </w:t>
      </w:r>
      <w:r>
        <w:t>languages</w:t>
      </w:r>
      <w:r w:rsidRPr="00317C82">
        <w:t xml:space="preserve"> that are not usually reconstructed </w:t>
      </w:r>
      <w:r>
        <w:t xml:space="preserve">to the same subfamily </w:t>
      </w:r>
      <w:r w:rsidRPr="00317C82">
        <w:t>(and absent in close relatives), prompting us to consider the contact events that may have led to the spread of this marker.</w:t>
      </w:r>
    </w:p>
    <w:p w14:paraId="550997F8" w14:textId="7265C6EA" w:rsidR="00482243" w:rsidRPr="00317C82" w:rsidRDefault="00AA614B" w:rsidP="00340F17">
      <w:r>
        <w:t xml:space="preserve">Earlier, </w:t>
      </w:r>
      <w:del w:id="2038" w:author="Hannah Haynie" w:date="2025-07-02T22:33:00Z" w16du:dateUtc="2025-07-03T04:33:00Z">
        <w:r w:rsidDel="00FE2638">
          <w:delText xml:space="preserve">we </w:delText>
        </w:r>
      </w:del>
      <w:ins w:id="2039" w:author="Hannah Haynie" w:date="2025-07-02T22:33:00Z" w16du:dateUtc="2025-07-03T04:33:00Z">
        <w:r w:rsidR="00FE2638">
          <w:t xml:space="preserve">I </w:t>
        </w:r>
      </w:ins>
      <w:r>
        <w:t xml:space="preserve">noted similarity in alignment types between </w:t>
      </w:r>
      <w:proofErr w:type="spellStart"/>
      <w:r>
        <w:t>neighbouring</w:t>
      </w:r>
      <w:proofErr w:type="spellEnd"/>
      <w:r>
        <w:t xml:space="preserve"> languages (S4.</w:t>
      </w:r>
      <w:r w:rsidR="003C4DAA">
        <w:t>4, Figure 6</w:t>
      </w:r>
      <w:r>
        <w:t>).</w:t>
      </w:r>
      <w:r w:rsidR="003C4DAA">
        <w:t xml:space="preserve"> This similarity is perhaps explainable by looking at the diachronic changes und</w:t>
      </w:r>
      <w:r w:rsidR="00E4292D">
        <w:t xml:space="preserve">erway in languages </w:t>
      </w:r>
      <w:r w:rsidR="00482243" w:rsidRPr="00317C82">
        <w:t xml:space="preserve">like </w:t>
      </w:r>
      <w:proofErr w:type="spellStart"/>
      <w:r w:rsidR="00482243" w:rsidRPr="00317C82">
        <w:t>Turung</w:t>
      </w:r>
      <w:proofErr w:type="spellEnd"/>
      <w:r w:rsidR="00482243" w:rsidRPr="00317C82">
        <w:t xml:space="preserve">. </w:t>
      </w:r>
      <w:proofErr w:type="spellStart"/>
      <w:r w:rsidR="00482243" w:rsidRPr="00317C82">
        <w:t>Turung</w:t>
      </w:r>
      <w:proofErr w:type="spellEnd"/>
      <w:r w:rsidR="00482243" w:rsidRPr="00317C82">
        <w:t>, despite being a variety that has undergone intense contact, has retained two distinct case-markers, both of which are optional. One is an agentive</w:t>
      </w:r>
      <w:ins w:id="2040" w:author="Hannah Haynie" w:date="2025-07-02T22:33:00Z" w16du:dateUtc="2025-07-03T04:33:00Z">
        <w:r w:rsidR="00FE2638">
          <w:t xml:space="preserve"> marker</w:t>
        </w:r>
      </w:ins>
      <w:r w:rsidR="00482243" w:rsidRPr="00317C82">
        <w:t xml:space="preserve"> that can appear on S and A arguments, and the other is an “anti-agentive” that can </w:t>
      </w:r>
      <w:r w:rsidR="00482243" w:rsidRPr="00317C82">
        <w:lastRenderedPageBreak/>
        <w:t>appear on S and P arguments</w:t>
      </w:r>
      <w:r w:rsidR="006763EF">
        <w:t xml:space="preserve"> (Morey, 2010:334-367)</w:t>
      </w:r>
      <w:r w:rsidR="00482243" w:rsidRPr="00317C82">
        <w:t xml:space="preserve">. The conditions for appearing are complex, but the agentive is reported to </w:t>
      </w:r>
      <w:r w:rsidR="00E72951" w:rsidRPr="00317C82">
        <w:t>be on</w:t>
      </w:r>
      <w:r w:rsidR="00482243" w:rsidRPr="00317C82">
        <w:t xml:space="preserve"> the verge of disappearing in modern day </w:t>
      </w:r>
      <w:proofErr w:type="spellStart"/>
      <w:r w:rsidR="00482243" w:rsidRPr="00317C82">
        <w:t>Turung</w:t>
      </w:r>
      <w:proofErr w:type="spellEnd"/>
      <w:r w:rsidR="006763EF">
        <w:t xml:space="preserve"> </w:t>
      </w:r>
      <w:r w:rsidR="00BB708D">
        <w:t>(Morey, 2010:336)</w:t>
      </w:r>
      <w:r w:rsidR="00482243" w:rsidRPr="00317C82">
        <w:t xml:space="preserve">. </w:t>
      </w:r>
      <w:proofErr w:type="spellStart"/>
      <w:r w:rsidR="00482243" w:rsidRPr="00317C82">
        <w:t>Turung</w:t>
      </w:r>
      <w:proofErr w:type="spellEnd"/>
      <w:r w:rsidR="00482243" w:rsidRPr="00317C82">
        <w:t xml:space="preserve"> is hence coded as a Split-S language.</w:t>
      </w:r>
    </w:p>
    <w:p w14:paraId="7245BD1C" w14:textId="51F64BC1" w:rsidR="006C7FF1" w:rsidRPr="00A6728E" w:rsidRDefault="00482243" w:rsidP="006C7FF1">
      <w:r w:rsidRPr="00317C82">
        <w:t xml:space="preserve">From this Split-S system, one can see easily that </w:t>
      </w:r>
      <w:r w:rsidR="006F778C">
        <w:t xml:space="preserve">the loss of </w:t>
      </w:r>
      <w:r w:rsidRPr="00317C82">
        <w:t>either marker</w:t>
      </w:r>
      <w:ins w:id="2041" w:author="Hannah Haynie" w:date="2025-07-02T22:33:00Z" w16du:dateUtc="2025-07-03T04:33:00Z">
        <w:r w:rsidR="00C36CB8">
          <w:t xml:space="preserve"> (</w:t>
        </w:r>
      </w:ins>
      <w:del w:id="2042" w:author="Hannah Haynie" w:date="2025-07-02T22:33:00Z" w16du:dateUtc="2025-07-03T04:33:00Z">
        <w:r w:rsidRPr="00317C82" w:rsidDel="00C36CB8">
          <w:delText xml:space="preserve">: </w:delText>
        </w:r>
      </w:del>
      <w:r w:rsidRPr="00317C82">
        <w:t>either the agentive or the anti-agentive</w:t>
      </w:r>
      <w:ins w:id="2043" w:author="Hannah Haynie" w:date="2025-07-02T22:33:00Z" w16du:dateUtc="2025-07-03T04:33:00Z">
        <w:r w:rsidR="00C36CB8">
          <w:t>)</w:t>
        </w:r>
      </w:ins>
      <w:del w:id="2044" w:author="Hannah Haynie" w:date="2025-07-02T22:33:00Z" w16du:dateUtc="2025-07-03T04:33:00Z">
        <w:r w:rsidRPr="00317C82" w:rsidDel="00C36CB8">
          <w:delText>:</w:delText>
        </w:r>
      </w:del>
      <w:r w:rsidRPr="00317C82">
        <w:t xml:space="preserve"> could give rise to Nominative/Accusative alignment (if the anti-agentive is lost) or Ergative-Absolutive alignment (if the agentive is lost). This is also visible in some Tripartite systems in </w:t>
      </w:r>
      <w:del w:id="2045" w:author="Hannah Haynie" w:date="2025-07-02T22:33:00Z" w16du:dateUtc="2025-07-03T04:33:00Z">
        <w:r w:rsidRPr="00317C82" w:rsidDel="00C36CB8">
          <w:delText xml:space="preserve">our </w:delText>
        </w:r>
      </w:del>
      <w:ins w:id="2046" w:author="Hannah Haynie" w:date="2025-07-02T22:33:00Z" w16du:dateUtc="2025-07-03T04:33:00Z">
        <w:r w:rsidR="00C36CB8">
          <w:t>this</w:t>
        </w:r>
        <w:r w:rsidR="00C36CB8" w:rsidRPr="00317C82">
          <w:t xml:space="preserve"> </w:t>
        </w:r>
      </w:ins>
      <w:r w:rsidRPr="00317C82">
        <w:t xml:space="preserve">sample, like </w:t>
      </w:r>
      <w:proofErr w:type="spellStart"/>
      <w:r w:rsidRPr="00317C82">
        <w:t>Khiamniungan</w:t>
      </w:r>
      <w:proofErr w:type="spellEnd"/>
      <w:r w:rsidRPr="00317C82">
        <w:t xml:space="preserve"> and </w:t>
      </w:r>
      <w:proofErr w:type="spellStart"/>
      <w:r w:rsidRPr="00317C82">
        <w:t>Lamkang</w:t>
      </w:r>
      <w:proofErr w:type="spellEnd"/>
      <w:r w:rsidRPr="00317C82">
        <w:t>, where distinct A and P markers are present, but if they were to be lost</w:t>
      </w:r>
      <w:r w:rsidR="003228B9">
        <w:t>,</w:t>
      </w:r>
      <w:r w:rsidRPr="00317C82">
        <w:t xml:space="preserve"> would result in the more common nominative-accusative and ergative-absolutive profiles here. </w:t>
      </w:r>
    </w:p>
    <w:p w14:paraId="69D9139E" w14:textId="38ACCD62" w:rsidR="00482243" w:rsidRDefault="00482243" w:rsidP="00340F17">
      <w:r>
        <w:t xml:space="preserve">We </w:t>
      </w:r>
      <w:r w:rsidRPr="008F7F84">
        <w:t xml:space="preserve">see more cohesive patterns of optional case marking and nominative-accusative alignment in the center than one would expect if </w:t>
      </w:r>
      <w:del w:id="2047" w:author="Hannah Haynie" w:date="2025-07-02T10:50:00Z" w16du:dateUtc="2025-07-02T16:50:00Z">
        <w:r w:rsidRPr="008F7F84" w:rsidDel="00CC7195">
          <w:delText>case-marking</w:delText>
        </w:r>
      </w:del>
      <w:ins w:id="2048" w:author="Hannah Haynie" w:date="2025-07-02T10:50:00Z" w16du:dateUtc="2025-07-02T16:50:00Z">
        <w:r w:rsidR="00CC7195">
          <w:t>case marking</w:t>
        </w:r>
      </w:ins>
      <w:r w:rsidRPr="008F7F84">
        <w:t xml:space="preserve"> systems were a result of random chance. Here, I suggest that the past status of Proto-Bodo-Garo as a lingua franca</w:t>
      </w:r>
      <w:del w:id="2049" w:author="Hannah Haynie" w:date="2025-07-02T22:34:00Z" w16du:dateUtc="2025-07-03T04:34:00Z">
        <w:r w:rsidRPr="008F7F84" w:rsidDel="00C47282">
          <w:delText xml:space="preserve"> –</w:delText>
        </w:r>
      </w:del>
      <w:r w:rsidRPr="008F7F84">
        <w:t xml:space="preserve"> may have resulted in a levelling effect and spread this alignment more than would have happened via random chance. This process is not suggested for every language in the sample, but might explain a large proportion of the alignment systems.</w:t>
      </w:r>
    </w:p>
    <w:p w14:paraId="19975A39" w14:textId="77777777" w:rsidR="001004CF" w:rsidRDefault="00482243" w:rsidP="00340F17">
      <w:r>
        <w:t xml:space="preserve">Furthermore, the languages of this region show far-reaching similarities in conditions for differential case marking. Miji and </w:t>
      </w:r>
      <w:proofErr w:type="spellStart"/>
      <w:r>
        <w:t>Puroik</w:t>
      </w:r>
      <w:proofErr w:type="spellEnd"/>
      <w:r>
        <w:t xml:space="preserve"> show differential object marking based on specificity (</w:t>
      </w:r>
      <w:proofErr w:type="spellStart"/>
      <w:r>
        <w:t>Weedall</w:t>
      </w:r>
      <w:proofErr w:type="spellEnd"/>
      <w:r>
        <w:t xml:space="preserve">, 2021:403, </w:t>
      </w:r>
      <w:proofErr w:type="spellStart"/>
      <w:r>
        <w:t>Lieberherr</w:t>
      </w:r>
      <w:proofErr w:type="spellEnd"/>
      <w:r>
        <w:t xml:space="preserve">, 2017:208) while belonging to different subgroups. Rabha, Garo and Tiwa (all Bodo-Garo languages) and Limbu (Kiranti) use the presence of the accusative marker for indicating definiteness (Joseph, 358; Burling, 2003:188; Dawson, 2020:28; van Driem, 1987:34). </w:t>
      </w:r>
    </w:p>
    <w:p w14:paraId="379E0487" w14:textId="01D84D83" w:rsidR="003D3A44" w:rsidRPr="00482243" w:rsidRDefault="00482243" w:rsidP="00340F17">
      <w:r>
        <w:t xml:space="preserve">Tiwa also uses it to mark animacy, as does </w:t>
      </w:r>
      <w:proofErr w:type="spellStart"/>
      <w:r>
        <w:t>Turung</w:t>
      </w:r>
      <w:proofErr w:type="spellEnd"/>
      <w:r>
        <w:t xml:space="preserve"> (Morey, 2010), </w:t>
      </w:r>
      <w:r w:rsidR="00AC7CC3">
        <w:t>Manipuri</w:t>
      </w:r>
      <w:r>
        <w:t xml:space="preserve"> (Chelliah, 1977:</w:t>
      </w:r>
      <w:r w:rsidR="00B15652">
        <w:t>135</w:t>
      </w:r>
      <w:r>
        <w:t xml:space="preserve">), Galo (Post. 2007:721), </w:t>
      </w:r>
      <w:proofErr w:type="spellStart"/>
      <w:r>
        <w:t>Milang</w:t>
      </w:r>
      <w:proofErr w:type="spellEnd"/>
      <w:r>
        <w:t xml:space="preserve"> (Modi, 2017:412) and </w:t>
      </w:r>
      <w:proofErr w:type="spellStart"/>
      <w:r>
        <w:t>Kera’a</w:t>
      </w:r>
      <w:proofErr w:type="spellEnd"/>
      <w:r>
        <w:t xml:space="preserve"> (Peck and </w:t>
      </w:r>
      <w:proofErr w:type="spellStart"/>
      <w:r>
        <w:t>Reinohl</w:t>
      </w:r>
      <w:proofErr w:type="spellEnd"/>
      <w:r>
        <w:t>, p.c.). Each of these factors could be explainable as emerging from functional needs, such as managing expectation sensitivity (</w:t>
      </w:r>
      <w:proofErr w:type="spellStart"/>
      <w:r>
        <w:t>Haspelmath</w:t>
      </w:r>
      <w:proofErr w:type="spellEnd"/>
      <w:r>
        <w:t xml:space="preserve">, 2025). However, </w:t>
      </w:r>
      <w:commentRangeStart w:id="2050"/>
      <w:r>
        <w:t>th</w:t>
      </w:r>
      <w:ins w:id="2051" w:author="Patrick Das" w:date="2025-07-14T13:46:00Z" w16du:dateUtc="2025-07-14T08:16:00Z">
        <w:r w:rsidR="002B462C">
          <w:t>is</w:t>
        </w:r>
      </w:ins>
      <w:del w:id="2052" w:author="Patrick Das" w:date="2025-07-14T13:46:00Z" w16du:dateUtc="2025-07-14T08:16:00Z">
        <w:r w:rsidDel="002B462C">
          <w:delText>e</w:delText>
        </w:r>
      </w:del>
      <w:r>
        <w:t xml:space="preserve"> similarity in </w:t>
      </w:r>
      <w:del w:id="2053" w:author="Patrick Das" w:date="2025-07-14T13:46:00Z" w16du:dateUtc="2025-07-14T08:16:00Z">
        <w:r w:rsidDel="002B462C">
          <w:delText xml:space="preserve">which </w:delText>
        </w:r>
      </w:del>
      <w:ins w:id="2054" w:author="Patrick Das" w:date="2025-07-14T13:46:00Z" w16du:dateUtc="2025-07-14T08:16:00Z">
        <w:r w:rsidR="002B462C">
          <w:t xml:space="preserve"> </w:t>
        </w:r>
      </w:ins>
      <w:r>
        <w:t xml:space="preserve">semantic factors </w:t>
      </w:r>
      <w:del w:id="2055" w:author="Patrick Das" w:date="2025-07-14T13:46:00Z" w16du:dateUtc="2025-07-14T08:16:00Z">
        <w:r w:rsidDel="002B462C">
          <w:delText>underly case-marking</w:delText>
        </w:r>
      </w:del>
      <w:ins w:id="2056" w:author="Hannah Haynie" w:date="2025-07-02T10:50:00Z" w16du:dateUtc="2025-07-02T16:50:00Z">
        <w:del w:id="2057" w:author="Patrick Das" w:date="2025-07-14T13:46:00Z" w16du:dateUtc="2025-07-14T08:16:00Z">
          <w:r w:rsidR="00CC7195" w:rsidDel="002B462C">
            <w:delText>case marking</w:delText>
          </w:r>
        </w:del>
      </w:ins>
      <w:commentRangeEnd w:id="2050"/>
      <w:ins w:id="2058" w:author="Hannah Haynie" w:date="2025-07-02T22:34:00Z" w16du:dateUtc="2025-07-03T04:34:00Z">
        <w:del w:id="2059" w:author="Patrick Das" w:date="2025-07-14T13:46:00Z" w16du:dateUtc="2025-07-14T08:16:00Z">
          <w:r w:rsidR="00C47282" w:rsidDel="002B462C">
            <w:rPr>
              <w:rStyle w:val="CommentReference"/>
            </w:rPr>
            <w:commentReference w:id="2050"/>
          </w:r>
        </w:del>
      </w:ins>
      <w:del w:id="2060" w:author="Patrick Das" w:date="2025-07-14T13:46:00Z" w16du:dateUtc="2025-07-14T08:16:00Z">
        <w:r w:rsidDel="002B462C">
          <w:delText xml:space="preserve"> </w:delText>
        </w:r>
      </w:del>
      <w:r>
        <w:t xml:space="preserve">is also compatible with Proto-Bodo-Garo expansion account. Further research needs to disentangle </w:t>
      </w:r>
      <w:ins w:id="2061" w:author="Patrick Das" w:date="2025-07-14T13:45:00Z" w16du:dateUtc="2025-07-14T08:15:00Z">
        <w:r w:rsidR="00B87A51">
          <w:t>family-</w:t>
        </w:r>
      </w:ins>
      <w:commentRangeStart w:id="2062"/>
      <w:r>
        <w:t xml:space="preserve">internal contact </w:t>
      </w:r>
      <w:commentRangeEnd w:id="2062"/>
      <w:r w:rsidR="00C47282">
        <w:rPr>
          <w:rStyle w:val="CommentReference"/>
        </w:rPr>
        <w:commentReference w:id="2062"/>
      </w:r>
      <w:r>
        <w:t xml:space="preserve">(as suggested above), external contact (via Indo-Aryan languages, as suggested by the </w:t>
      </w:r>
      <w:proofErr w:type="spellStart"/>
      <w:r>
        <w:t>Indospheric</w:t>
      </w:r>
      <w:proofErr w:type="spellEnd"/>
      <w:r>
        <w:t xml:space="preserve"> hypothesis), and functional factors to</w:t>
      </w:r>
      <w:ins w:id="2063" w:author="Hannah Haynie" w:date="2025-07-02T22:34:00Z" w16du:dateUtc="2025-07-03T04:34:00Z">
        <w:r w:rsidR="00C47282">
          <w:t xml:space="preserve"> better</w:t>
        </w:r>
      </w:ins>
      <w:r>
        <w:t xml:space="preserve"> illustrate the dynamics of change in Trans-Himalayan </w:t>
      </w:r>
      <w:del w:id="2064" w:author="Hannah Haynie" w:date="2025-07-02T10:50:00Z" w16du:dateUtc="2025-07-02T16:50:00Z">
        <w:r w:rsidDel="00CC7195">
          <w:delText>case-marking</w:delText>
        </w:r>
      </w:del>
      <w:ins w:id="2065" w:author="Hannah Haynie" w:date="2025-07-02T10:50:00Z" w16du:dateUtc="2025-07-02T16:50:00Z">
        <w:r w:rsidR="00CC7195">
          <w:t>case marking</w:t>
        </w:r>
      </w:ins>
      <w:r>
        <w:t xml:space="preserve"> inventories. </w:t>
      </w:r>
    </w:p>
    <w:p w14:paraId="763E4F4F" w14:textId="549F8780" w:rsidR="00AD397F" w:rsidRDefault="00AD397F" w:rsidP="00AD397F">
      <w:pPr>
        <w:pStyle w:val="Heading1"/>
      </w:pPr>
      <w:r>
        <w:t>Conclusion</w:t>
      </w:r>
    </w:p>
    <w:p w14:paraId="7CE802C9" w14:textId="66D82A47" w:rsidR="00327A8C" w:rsidRPr="008F7F84" w:rsidRDefault="0044290D" w:rsidP="00340F17">
      <w:r>
        <w:t>T</w:t>
      </w:r>
      <w:r w:rsidR="00327A8C" w:rsidRPr="008F7F84">
        <w:t>here</w:t>
      </w:r>
      <w:r>
        <w:t xml:space="preserve"> is</w:t>
      </w:r>
      <w:r w:rsidR="00327A8C" w:rsidRPr="008F7F84">
        <w:t xml:space="preserve"> a complicated relationship between core argument coding complexity and the environment in Trans-Himalayan languages of the EHR. The Hill/Valley framework, while useful for understanding the dynamics between social groups and how their sociocultural </w:t>
      </w:r>
      <w:r w:rsidR="00327A8C" w:rsidRPr="008F7F84">
        <w:lastRenderedPageBreak/>
        <w:t xml:space="preserve">traits may </w:t>
      </w:r>
      <w:r w:rsidR="005679D9">
        <w:t>have arisen from</w:t>
      </w:r>
      <w:r w:rsidR="00327A8C" w:rsidRPr="008F7F84">
        <w:t xml:space="preserve"> ecological conditions, I find to be weakly supported by its ecological foundations</w:t>
      </w:r>
      <w:r w:rsidR="005679D9">
        <w:t xml:space="preserve"> in the EHR</w:t>
      </w:r>
      <w:r w:rsidR="00E925E7">
        <w:t>. Wh</w:t>
      </w:r>
      <w:r w:rsidR="00327A8C" w:rsidRPr="008F7F84">
        <w:t xml:space="preserve">en applied to language complexity, </w:t>
      </w:r>
      <w:del w:id="2066" w:author="Hannah Haynie" w:date="2025-07-02T22:43:00Z" w16du:dateUtc="2025-07-03T04:43:00Z">
        <w:r w:rsidR="00E925E7" w:rsidDel="002768AC">
          <w:delText xml:space="preserve">it </w:delText>
        </w:r>
        <w:r w:rsidR="00327A8C" w:rsidRPr="008F7F84" w:rsidDel="002768AC">
          <w:delText>is not a good predictor, at least for core argument coding</w:delText>
        </w:r>
      </w:del>
      <w:ins w:id="2067" w:author="Hannah Haynie" w:date="2025-07-02T22:43:00Z" w16du:dateUtc="2025-07-03T04:43:00Z">
        <w:r w:rsidR="002768AC">
          <w:t>it shows limited predictive power</w:t>
        </w:r>
      </w:ins>
      <w:ins w:id="2068" w:author="Hannah Haynie" w:date="2025-07-02T22:44:00Z" w16du:dateUtc="2025-07-03T04:44:00Z">
        <w:r w:rsidR="002768AC">
          <w:t xml:space="preserve"> for explaining the marking of core argument relations in this sample</w:t>
        </w:r>
      </w:ins>
      <w:r w:rsidR="00327A8C" w:rsidRPr="008F7F84">
        <w:t xml:space="preserve">. </w:t>
      </w:r>
      <w:commentRangeStart w:id="2069"/>
      <w:r w:rsidR="00327A8C" w:rsidRPr="008F7F84">
        <w:t xml:space="preserve">This study aligns with other recent work that finds a lack of support between </w:t>
      </w:r>
      <w:proofErr w:type="spellStart"/>
      <w:r w:rsidR="00327A8C" w:rsidRPr="008F7F84">
        <w:t>esotericity</w:t>
      </w:r>
      <w:proofErr w:type="spellEnd"/>
      <w:r w:rsidR="00327A8C" w:rsidRPr="008F7F84">
        <w:t>/</w:t>
      </w:r>
      <w:proofErr w:type="spellStart"/>
      <w:r w:rsidR="00327A8C" w:rsidRPr="008F7F84">
        <w:t>exotericity</w:t>
      </w:r>
      <w:proofErr w:type="spellEnd"/>
      <w:r w:rsidR="00327A8C" w:rsidRPr="008F7F84">
        <w:t xml:space="preserve"> and language complexity </w:t>
      </w:r>
      <w:commentRangeEnd w:id="2069"/>
      <w:r w:rsidR="002768AC">
        <w:rPr>
          <w:rStyle w:val="CommentReference"/>
        </w:rPr>
        <w:commentReference w:id="2069"/>
      </w:r>
      <w:r w:rsidR="00327A8C" w:rsidRPr="008F7F84">
        <w:t>(</w:t>
      </w:r>
      <w:del w:id="2070" w:author="Hannah Haynie" w:date="2025-07-02T21:41:00Z" w16du:dateUtc="2025-07-03T03:41:00Z">
        <w:r w:rsidR="00327A8C" w:rsidRPr="008F7F84" w:rsidDel="003239A4">
          <w:delText>Scherbakova</w:delText>
        </w:r>
      </w:del>
      <w:ins w:id="2071" w:author="Hannah Haynie" w:date="2025-07-02T21:41:00Z" w16du:dateUtc="2025-07-03T03:41:00Z">
        <w:r w:rsidR="003239A4">
          <w:t>Shcherbakova</w:t>
        </w:r>
      </w:ins>
      <w:r w:rsidR="00327A8C" w:rsidRPr="008F7F84">
        <w:t xml:space="preserve"> et al</w:t>
      </w:r>
      <w:ins w:id="2072" w:author="Hannah Haynie" w:date="2025-07-02T21:37:00Z" w16du:dateUtc="2025-07-03T03:37:00Z">
        <w:r w:rsidR="003239A4">
          <w:t>.</w:t>
        </w:r>
      </w:ins>
      <w:r w:rsidR="00327A8C" w:rsidRPr="008F7F84">
        <w:t>, 202</w:t>
      </w:r>
      <w:r w:rsidR="009E0AF8">
        <w:t>3</w:t>
      </w:r>
      <w:r w:rsidR="00327A8C" w:rsidRPr="008F7F84">
        <w:t>).</w:t>
      </w:r>
    </w:p>
    <w:p w14:paraId="359ACB87" w14:textId="199382AA" w:rsidR="00991AB2" w:rsidRDefault="00327A8C" w:rsidP="00340F17">
      <w:r w:rsidRPr="008F7F84">
        <w:t xml:space="preserve">However, the factors aligned with Hill/Valley societies show consistent patterns. Particularly, whether a language is </w:t>
      </w:r>
      <w:del w:id="2073" w:author="Hannah Haynie" w:date="2025-07-02T22:46:00Z" w16du:dateUtc="2025-07-03T04:46:00Z">
        <w:r w:rsidRPr="008F7F84" w:rsidDel="002768AC">
          <w:delText xml:space="preserve">learnt </w:delText>
        </w:r>
      </w:del>
      <w:ins w:id="2074" w:author="Hannah Haynie" w:date="2025-07-02T22:46:00Z" w16du:dateUtc="2025-07-03T04:46:00Z">
        <w:r w:rsidR="002768AC">
          <w:t>used</w:t>
        </w:r>
        <w:r w:rsidR="002768AC" w:rsidRPr="008F7F84">
          <w:t xml:space="preserve"> </w:t>
        </w:r>
      </w:ins>
      <w:r w:rsidRPr="008F7F84">
        <w:t xml:space="preserve">as an L2 is </w:t>
      </w:r>
      <w:del w:id="2075" w:author="Hannah Haynie" w:date="2025-07-02T22:45:00Z" w16du:dateUtc="2025-07-03T04:45:00Z">
        <w:r w:rsidRPr="008F7F84" w:rsidDel="002768AC">
          <w:delText>statistically significant and has a consistent effect</w:delText>
        </w:r>
        <w:r w:rsidR="00D71C36" w:rsidDel="002768AC">
          <w:delText>,</w:delText>
        </w:r>
        <w:r w:rsidRPr="008F7F84" w:rsidDel="002768AC">
          <w:delText xml:space="preserve"> stable across sample variations</w:delText>
        </w:r>
      </w:del>
      <w:ins w:id="2076" w:author="Hannah Haynie" w:date="2025-07-02T22:45:00Z" w16du:dateUtc="2025-07-03T04:45:00Z">
        <w:r w:rsidR="002768AC">
          <w:t>supported even in quantitative models as a predictor of argument marking complexity</w:t>
        </w:r>
      </w:ins>
      <w:r w:rsidRPr="008F7F84">
        <w:t xml:space="preserve">. </w:t>
      </w:r>
      <w:del w:id="2077" w:author="Hannah Haynie" w:date="2025-07-02T22:46:00Z" w16du:dateUtc="2025-07-03T04:46:00Z">
        <w:r w:rsidRPr="008F7F84" w:rsidDel="002768AC">
          <w:delText>Given the small sample size, this</w:delText>
        </w:r>
      </w:del>
      <w:ins w:id="2078" w:author="Hannah Haynie" w:date="2025-07-02T22:46:00Z" w16du:dateUtc="2025-07-03T04:46:00Z">
        <w:r w:rsidR="002768AC">
          <w:t xml:space="preserve">This </w:t>
        </w:r>
      </w:ins>
      <w:del w:id="2079" w:author="Hannah Haynie" w:date="2025-07-02T22:46:00Z" w16du:dateUtc="2025-07-03T04:46:00Z">
        <w:r w:rsidRPr="008F7F84" w:rsidDel="002768AC">
          <w:delText xml:space="preserve"> level of robustness </w:delText>
        </w:r>
      </w:del>
      <w:r w:rsidRPr="008F7F84">
        <w:t>provides support for the idea that widespread L2 learning</w:t>
      </w:r>
      <w:ins w:id="2080" w:author="Hannah Haynie" w:date="2025-07-02T22:46:00Z" w16du:dateUtc="2025-07-03T04:46:00Z">
        <w:r w:rsidR="002768AC">
          <w:t xml:space="preserve"> may have</w:t>
        </w:r>
      </w:ins>
      <w:r w:rsidRPr="008F7F84">
        <w:t xml:space="preserve"> facilitated morphological simplification in Trans-Himalayan, at least when it comes to core argument indexation on verbs. This finding aligns with theoretical predictions regarding the effect of L2 learning on complexity (</w:t>
      </w:r>
      <w:ins w:id="2081" w:author="Patrick Das" w:date="2025-07-14T13:57:00Z" w16du:dateUtc="2025-07-14T08:27:00Z">
        <w:r w:rsidR="00830212">
          <w:t xml:space="preserve">Wray and Grace, 2007, </w:t>
        </w:r>
        <w:proofErr w:type="spellStart"/>
        <w:r w:rsidR="00D12FCD">
          <w:t>Lu</w:t>
        </w:r>
      </w:ins>
      <w:ins w:id="2082" w:author="Patrick Das" w:date="2025-07-14T13:58:00Z" w16du:dateUtc="2025-07-14T08:28:00Z">
        <w:r w:rsidR="00D12FCD">
          <w:t>pyan</w:t>
        </w:r>
        <w:proofErr w:type="spellEnd"/>
        <w:r w:rsidR="00D12FCD">
          <w:t xml:space="preserve"> and Dale, 2010, </w:t>
        </w:r>
      </w:ins>
      <w:commentRangeStart w:id="2083"/>
      <w:r w:rsidRPr="008F7F84">
        <w:t>Trudgill, 2011</w:t>
      </w:r>
      <w:commentRangeEnd w:id="2083"/>
      <w:r w:rsidR="002768AC">
        <w:rPr>
          <w:rStyle w:val="CommentReference"/>
        </w:rPr>
        <w:commentReference w:id="2083"/>
      </w:r>
      <w:r w:rsidRPr="008F7F84">
        <w:t xml:space="preserve">). On the other hand, L2 learning seems to have a positive (but non-significant) relationship with </w:t>
      </w:r>
      <w:del w:id="2084" w:author="Hannah Haynie" w:date="2025-07-02T10:50:00Z" w16du:dateUtc="2025-07-02T16:50:00Z">
        <w:r w:rsidRPr="008F7F84" w:rsidDel="00CC7195">
          <w:delText>case-marking</w:delText>
        </w:r>
      </w:del>
      <w:ins w:id="2085" w:author="Hannah Haynie" w:date="2025-07-02T10:50:00Z" w16du:dateUtc="2025-07-02T16:50:00Z">
        <w:r w:rsidR="00CC7195">
          <w:t>case marking</w:t>
        </w:r>
      </w:ins>
      <w:r w:rsidRPr="008F7F84">
        <w:t xml:space="preserve"> complexity. This needs follow-up, as </w:t>
      </w:r>
      <w:r w:rsidR="008D24A8">
        <w:t xml:space="preserve">larger </w:t>
      </w:r>
      <w:del w:id="2086" w:author="Hannah Haynie" w:date="2025-07-02T10:50:00Z" w16du:dateUtc="2025-07-02T16:50:00Z">
        <w:r w:rsidR="008D24A8" w:rsidDel="00CC7195">
          <w:delText>case-marking</w:delText>
        </w:r>
      </w:del>
      <w:ins w:id="2087" w:author="Hannah Haynie" w:date="2025-07-02T10:50:00Z" w16du:dateUtc="2025-07-02T16:50:00Z">
        <w:r w:rsidR="00CC7195">
          <w:t>case marking</w:t>
        </w:r>
      </w:ins>
      <w:r w:rsidR="008D24A8">
        <w:t xml:space="preserve"> inventories</w:t>
      </w:r>
      <w:r w:rsidRPr="008F7F84">
        <w:t xml:space="preserve"> in languages learnt as a second language may reflect adding transparent </w:t>
      </w:r>
      <w:del w:id="2088" w:author="Hannah Haynie" w:date="2025-07-02T10:50:00Z" w16du:dateUtc="2025-07-02T16:50:00Z">
        <w:r w:rsidRPr="008F7F84" w:rsidDel="00CC7195">
          <w:delText>case-marking</w:delText>
        </w:r>
      </w:del>
      <w:ins w:id="2089" w:author="Hannah Haynie" w:date="2025-07-02T10:50:00Z" w16du:dateUtc="2025-07-02T16:50:00Z">
        <w:r w:rsidR="00CC7195">
          <w:t>case marking</w:t>
        </w:r>
      </w:ins>
      <w:r w:rsidRPr="008F7F84">
        <w:t>, aid</w:t>
      </w:r>
      <w:r w:rsidR="00195341">
        <w:t>ing</w:t>
      </w:r>
      <w:r w:rsidRPr="008F7F84">
        <w:t xml:space="preserve"> L2 learners (Kusters, 2003:26). </w:t>
      </w:r>
    </w:p>
    <w:p w14:paraId="6545C414" w14:textId="09673520" w:rsidR="00642A66" w:rsidRDefault="00327A8C" w:rsidP="00340F17">
      <w:r w:rsidRPr="008F7F84">
        <w:t>Linguistic outcomes reflect language</w:t>
      </w:r>
      <w:ins w:id="2090" w:author="Hannah Haynie" w:date="2025-07-02T22:47:00Z" w16du:dateUtc="2025-07-03T04:47:00Z">
        <w:r w:rsidR="002768AC">
          <w:t>-</w:t>
        </w:r>
      </w:ins>
      <w:del w:id="2091" w:author="Hannah Haynie" w:date="2025-07-02T22:47:00Z" w16du:dateUtc="2025-07-03T04:47:00Z">
        <w:r w:rsidRPr="008F7F84" w:rsidDel="002768AC">
          <w:delText xml:space="preserve"> </w:delText>
        </w:r>
      </w:del>
      <w:r w:rsidRPr="008F7F84">
        <w:t>specific histories, and argument coding complexity might not be the most sensitive</w:t>
      </w:r>
      <w:ins w:id="2092" w:author="Hannah Haynie" w:date="2025-07-02T22:47:00Z" w16du:dateUtc="2025-07-03T04:47:00Z">
        <w:r w:rsidR="002768AC">
          <w:t xml:space="preserve"> element of language</w:t>
        </w:r>
      </w:ins>
      <w:r w:rsidRPr="008F7F84">
        <w:t xml:space="preserve"> to sociocultural divisions like Hill and Valley. However, the divide between "Hill" and "Valley" societies may not be that neat to begin with. Investigating their past reveals regular assimilation, migration and dispersal between the two types, and state-like mechanisms and intense multilingualism </w:t>
      </w:r>
      <w:del w:id="2093" w:author="Hannah Haynie" w:date="2025-07-02T22:47:00Z" w16du:dateUtc="2025-07-03T04:47:00Z">
        <w:r w:rsidR="0093222E" w:rsidRPr="008F7F84" w:rsidDel="002768AC">
          <w:delText>are</w:delText>
        </w:r>
        <w:r w:rsidRPr="008F7F84" w:rsidDel="002768AC">
          <w:delText xml:space="preserve"> </w:delText>
        </w:r>
      </w:del>
      <w:ins w:id="2094" w:author="Hannah Haynie" w:date="2025-07-02T22:47:00Z" w16du:dateUtc="2025-07-03T04:47:00Z">
        <w:r w:rsidR="002768AC">
          <w:t>are potentially</w:t>
        </w:r>
        <w:r w:rsidR="002768AC" w:rsidRPr="008F7F84">
          <w:t xml:space="preserve"> </w:t>
        </w:r>
      </w:ins>
      <w:r w:rsidRPr="008F7F84">
        <w:t xml:space="preserve">more common than </w:t>
      </w:r>
      <w:del w:id="2095" w:author="Hannah Haynie" w:date="2025-07-02T22:47:00Z" w16du:dateUtc="2025-07-03T04:47:00Z">
        <w:r w:rsidRPr="008F7F84" w:rsidDel="002768AC">
          <w:delText>we think</w:delText>
        </w:r>
      </w:del>
      <w:ins w:id="2096" w:author="Hannah Haynie" w:date="2025-07-02T22:47:00Z" w16du:dateUtc="2025-07-03T04:47:00Z">
        <w:r w:rsidR="002768AC">
          <w:t>expected</w:t>
        </w:r>
      </w:ins>
      <w:r w:rsidRPr="008F7F84">
        <w:t xml:space="preserve"> in Hill societies. This predicts Hill languages </w:t>
      </w:r>
      <w:r w:rsidR="00960887">
        <w:t xml:space="preserve">can </w:t>
      </w:r>
      <w:r w:rsidR="00323C08" w:rsidRPr="008F7F84">
        <w:t>simplif</w:t>
      </w:r>
      <w:r w:rsidR="00960887">
        <w:t>y,</w:t>
      </w:r>
      <w:r w:rsidR="00323C08" w:rsidRPr="008F7F84">
        <w:t xml:space="preserve"> but</w:t>
      </w:r>
      <w:r w:rsidRPr="008F7F84">
        <w:t xml:space="preserve"> does not predict complex Valley languages</w:t>
      </w:r>
      <w:ins w:id="2097" w:author="Hannah Haynie" w:date="2025-07-02T22:48:00Z" w16du:dateUtc="2025-07-03T04:48:00Z">
        <w:r w:rsidR="002768AC">
          <w:t>,</w:t>
        </w:r>
      </w:ins>
      <w:del w:id="2098" w:author="Hannah Haynie" w:date="2025-07-02T22:48:00Z" w16du:dateUtc="2025-07-03T04:48:00Z">
        <w:r w:rsidR="00323C08" w:rsidDel="002768AC">
          <w:delText>:</w:delText>
        </w:r>
      </w:del>
      <w:r w:rsidR="00323C08">
        <w:t xml:space="preserve"> </w:t>
      </w:r>
      <w:r w:rsidR="00B07BB2">
        <w:t xml:space="preserve">consistent with </w:t>
      </w:r>
      <w:r w:rsidRPr="008F7F84">
        <w:t>what we actually find</w:t>
      </w:r>
      <w:ins w:id="2099" w:author="Hannah Haynie" w:date="2025-07-02T22:48:00Z" w16du:dateUtc="2025-07-03T04:48:00Z">
        <w:r w:rsidR="002768AC">
          <w:t>.</w:t>
        </w:r>
      </w:ins>
      <w:del w:id="2100" w:author="Hannah Haynie" w:date="2025-07-02T22:48:00Z" w16du:dateUtc="2025-07-03T04:48:00Z">
        <w:r w:rsidRPr="008F7F84" w:rsidDel="002768AC">
          <w:delText>!</w:delText>
        </w:r>
      </w:del>
      <w:r w:rsidRPr="008F7F84">
        <w:t xml:space="preserve"> </w:t>
      </w:r>
      <w:r w:rsidR="00642A66">
        <w:t>The question then</w:t>
      </w:r>
      <w:r w:rsidR="00670912">
        <w:t xml:space="preserve">, is why and when do Hill languages </w:t>
      </w:r>
      <w:r w:rsidR="00960887">
        <w:t>gain, retain and lose complexity – and what conditions promote these processes?</w:t>
      </w:r>
    </w:p>
    <w:p w14:paraId="13D0BD60" w14:textId="77777777" w:rsidR="00327A8C" w:rsidRDefault="00327A8C" w:rsidP="00340F17">
      <w:r w:rsidRPr="008F7F84">
        <w:t>A clearer understanding of the processes of loss, retention or gain of complexity can help us to understand the dynamics of how linguistic systems change, especially if these can be paired to language-specific histories. This study shows that even in linguistically complex and under-documented regions, systematic cataloguing and analysis of linguistic features, paired with careful sociocultural and geographic analysis can illustrate how pressures such as L2 learning interact with specific domains, such as the complexity of verbal paradigms. Future research can link these pressures to specific mechanisms such as the loss, retention, or innovation of complexity, improving our understanding of language change while incorporating lesser-studied parts of the world.</w:t>
      </w:r>
    </w:p>
    <w:p w14:paraId="499BE689" w14:textId="5DF8E932" w:rsidR="00BA0E47" w:rsidRDefault="00BA0E47">
      <w:pPr>
        <w:rPr>
          <w:lang w:val="en-AU"/>
        </w:rPr>
      </w:pPr>
      <w:r>
        <w:rPr>
          <w:lang w:val="en-AU"/>
        </w:rPr>
        <w:br w:type="page"/>
      </w:r>
    </w:p>
    <w:p w14:paraId="31171D99" w14:textId="43D780FA" w:rsidR="00327A8C" w:rsidRDefault="00BA0E47" w:rsidP="00BA0E47">
      <w:pPr>
        <w:pStyle w:val="Heading1"/>
      </w:pPr>
      <w:r>
        <w:lastRenderedPageBreak/>
        <w:t>References</w:t>
      </w:r>
    </w:p>
    <w:p w14:paraId="753BCB7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Andrews, Avery D. 2007. The major functions of the noun phrase. In Timothy Shopen (ed.), </w:t>
      </w:r>
      <w:r w:rsidRPr="0061164D">
        <w:rPr>
          <w:rFonts w:ascii="Times New Roman" w:eastAsia="Times New Roman" w:hAnsi="Times New Roman" w:cs="Times New Roman"/>
          <w:i/>
          <w:iCs/>
          <w:kern w:val="0"/>
          <w14:ligatures w14:val="none"/>
        </w:rPr>
        <w:t>Language Typology and Syntactic Description</w:t>
      </w:r>
      <w:r w:rsidRPr="0061164D">
        <w:rPr>
          <w:rFonts w:ascii="Times New Roman" w:eastAsia="Times New Roman" w:hAnsi="Times New Roman" w:cs="Times New Roman"/>
          <w:kern w:val="0"/>
          <w14:ligatures w14:val="none"/>
        </w:rPr>
        <w:t xml:space="preserve">, 132–223. 2nd </w:t>
      </w:r>
      <w:proofErr w:type="spellStart"/>
      <w:r w:rsidRPr="0061164D">
        <w:rPr>
          <w:rFonts w:ascii="Times New Roman" w:eastAsia="Times New Roman" w:hAnsi="Times New Roman" w:cs="Times New Roman"/>
          <w:kern w:val="0"/>
          <w14:ligatures w14:val="none"/>
        </w:rPr>
        <w:t>edn</w:t>
      </w:r>
      <w:proofErr w:type="spellEnd"/>
      <w:r w:rsidRPr="0061164D">
        <w:rPr>
          <w:rFonts w:ascii="Times New Roman" w:eastAsia="Times New Roman" w:hAnsi="Times New Roman" w:cs="Times New Roman"/>
          <w:kern w:val="0"/>
          <w14:ligatures w14:val="none"/>
        </w:rPr>
        <w:t xml:space="preserve">. Cambridge University Press. </w:t>
      </w:r>
      <w:hyperlink r:id="rId21" w:history="1">
        <w:r w:rsidRPr="0061164D">
          <w:rPr>
            <w:rFonts w:ascii="Times New Roman" w:eastAsia="Times New Roman" w:hAnsi="Times New Roman" w:cs="Times New Roman"/>
            <w:color w:val="0000FF"/>
            <w:kern w:val="0"/>
            <w:u w:val="single"/>
            <w14:ligatures w14:val="none"/>
          </w:rPr>
          <w:t>https://doi.org/10.1017/CBO9780511619427.003</w:t>
        </w:r>
      </w:hyperlink>
      <w:r w:rsidRPr="0061164D">
        <w:rPr>
          <w:rFonts w:ascii="Times New Roman" w:eastAsia="Times New Roman" w:hAnsi="Times New Roman" w:cs="Times New Roman"/>
          <w:kern w:val="0"/>
          <w14:ligatures w14:val="none"/>
        </w:rPr>
        <w:t>.</w:t>
      </w:r>
    </w:p>
    <w:p w14:paraId="11F8AD0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Bakker, Dik. 2010. Language Sampling. In Jae Jung Song (ed.), </w:t>
      </w:r>
      <w:r w:rsidRPr="0061164D">
        <w:rPr>
          <w:rFonts w:ascii="Times New Roman" w:eastAsia="Times New Roman" w:hAnsi="Times New Roman" w:cs="Times New Roman"/>
          <w:i/>
          <w:iCs/>
          <w:kern w:val="0"/>
          <w14:ligatures w14:val="none"/>
        </w:rPr>
        <w:t>The Oxford Handbook of Linguistic Typology</w:t>
      </w:r>
      <w:r w:rsidRPr="0061164D">
        <w:rPr>
          <w:rFonts w:ascii="Times New Roman" w:eastAsia="Times New Roman" w:hAnsi="Times New Roman" w:cs="Times New Roman"/>
          <w:kern w:val="0"/>
          <w14:ligatures w14:val="none"/>
        </w:rPr>
        <w:t xml:space="preserve">, 0. </w:t>
      </w:r>
      <w:commentRangeStart w:id="2101"/>
      <w:r w:rsidRPr="0061164D">
        <w:rPr>
          <w:rFonts w:ascii="Times New Roman" w:eastAsia="Times New Roman" w:hAnsi="Times New Roman" w:cs="Times New Roman"/>
          <w:kern w:val="0"/>
          <w14:ligatures w14:val="none"/>
        </w:rPr>
        <w:t xml:space="preserve">Oxford University Press. </w:t>
      </w:r>
      <w:commentRangeEnd w:id="2101"/>
      <w:r w:rsidR="002768AC">
        <w:rPr>
          <w:rStyle w:val="CommentReference"/>
        </w:rPr>
        <w:commentReference w:id="2101"/>
      </w:r>
      <w:hyperlink r:id="rId22" w:history="1">
        <w:r w:rsidRPr="0061164D">
          <w:rPr>
            <w:rFonts w:ascii="Times New Roman" w:eastAsia="Times New Roman" w:hAnsi="Times New Roman" w:cs="Times New Roman"/>
            <w:color w:val="0000FF"/>
            <w:kern w:val="0"/>
            <w:u w:val="single"/>
            <w14:ligatures w14:val="none"/>
          </w:rPr>
          <w:t>https://doi.org/10.1093/oxfordhb/9780199281251.013.0007</w:t>
        </w:r>
      </w:hyperlink>
      <w:r w:rsidRPr="0061164D">
        <w:rPr>
          <w:rFonts w:ascii="Times New Roman" w:eastAsia="Times New Roman" w:hAnsi="Times New Roman" w:cs="Times New Roman"/>
          <w:kern w:val="0"/>
          <w14:ligatures w14:val="none"/>
        </w:rPr>
        <w:t>.</w:t>
      </w:r>
    </w:p>
    <w:p w14:paraId="0C13C76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Basnet, Deepa, Pratikshya Kandel, Nakul Chettri, Yongping Yang, Mahendra Singh Lodhi, Naing Zaw Htun, Kabir Uddin &amp; </w:t>
      </w:r>
      <w:proofErr w:type="spellStart"/>
      <w:r w:rsidRPr="0061164D">
        <w:rPr>
          <w:rFonts w:ascii="Times New Roman" w:eastAsia="Times New Roman" w:hAnsi="Times New Roman" w:cs="Times New Roman"/>
          <w:kern w:val="0"/>
          <w14:ligatures w14:val="none"/>
        </w:rPr>
        <w:t>Eklabya</w:t>
      </w:r>
      <w:proofErr w:type="spellEnd"/>
      <w:r w:rsidRPr="0061164D">
        <w:rPr>
          <w:rFonts w:ascii="Times New Roman" w:eastAsia="Times New Roman" w:hAnsi="Times New Roman" w:cs="Times New Roman"/>
          <w:kern w:val="0"/>
          <w14:ligatures w14:val="none"/>
        </w:rPr>
        <w:t xml:space="preserve"> Sharma. 2019. Biodiversity Research Trends and Gaps from the Confluence of Three Global Biodiversity Hotspots in the Far-Eastern Himalaya. </w:t>
      </w:r>
      <w:r w:rsidRPr="0061164D">
        <w:rPr>
          <w:rFonts w:ascii="Times New Roman" w:eastAsia="Times New Roman" w:hAnsi="Times New Roman" w:cs="Times New Roman"/>
          <w:i/>
          <w:iCs/>
          <w:kern w:val="0"/>
          <w14:ligatures w14:val="none"/>
        </w:rPr>
        <w:t>International Journal of Ecology</w:t>
      </w:r>
      <w:r w:rsidRPr="0061164D">
        <w:rPr>
          <w:rFonts w:ascii="Times New Roman" w:eastAsia="Times New Roman" w:hAnsi="Times New Roman" w:cs="Times New Roman"/>
          <w:kern w:val="0"/>
          <w14:ligatures w14:val="none"/>
        </w:rPr>
        <w:t xml:space="preserve"> 2019(1). 1323419. </w:t>
      </w:r>
      <w:hyperlink r:id="rId23" w:history="1">
        <w:r w:rsidRPr="0061164D">
          <w:rPr>
            <w:rFonts w:ascii="Times New Roman" w:eastAsia="Times New Roman" w:hAnsi="Times New Roman" w:cs="Times New Roman"/>
            <w:color w:val="0000FF"/>
            <w:kern w:val="0"/>
            <w:u w:val="single"/>
            <w14:ligatures w14:val="none"/>
          </w:rPr>
          <w:t>https://doi.org/10.1155/2019/1323419</w:t>
        </w:r>
      </w:hyperlink>
      <w:r w:rsidRPr="0061164D">
        <w:rPr>
          <w:rFonts w:ascii="Times New Roman" w:eastAsia="Times New Roman" w:hAnsi="Times New Roman" w:cs="Times New Roman"/>
          <w:kern w:val="0"/>
          <w14:ligatures w14:val="none"/>
        </w:rPr>
        <w:t>.</w:t>
      </w:r>
    </w:p>
    <w:p w14:paraId="6DD69C87"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Bates, Douglas, Martin </w:t>
      </w:r>
      <w:proofErr w:type="spellStart"/>
      <w:r w:rsidRPr="0061164D">
        <w:rPr>
          <w:rFonts w:ascii="Times New Roman" w:eastAsia="Times New Roman" w:hAnsi="Times New Roman" w:cs="Times New Roman"/>
          <w:kern w:val="0"/>
          <w14:ligatures w14:val="none"/>
        </w:rPr>
        <w:t>Maechler</w:t>
      </w:r>
      <w:proofErr w:type="spellEnd"/>
      <w:r w:rsidRPr="0061164D">
        <w:rPr>
          <w:rFonts w:ascii="Times New Roman" w:eastAsia="Times New Roman" w:hAnsi="Times New Roman" w:cs="Times New Roman"/>
          <w:kern w:val="0"/>
          <w14:ligatures w14:val="none"/>
        </w:rPr>
        <w:t xml:space="preserve">, Ben Bolker, Steven Walker, Rune Haubo Bojesen Christensen, Henrik </w:t>
      </w:r>
      <w:proofErr w:type="spellStart"/>
      <w:r w:rsidRPr="0061164D">
        <w:rPr>
          <w:rFonts w:ascii="Times New Roman" w:eastAsia="Times New Roman" w:hAnsi="Times New Roman" w:cs="Times New Roman"/>
          <w:kern w:val="0"/>
          <w14:ligatures w14:val="none"/>
        </w:rPr>
        <w:t>Singmann</w:t>
      </w:r>
      <w:proofErr w:type="spellEnd"/>
      <w:r w:rsidRPr="0061164D">
        <w:rPr>
          <w:rFonts w:ascii="Times New Roman" w:eastAsia="Times New Roman" w:hAnsi="Times New Roman" w:cs="Times New Roman"/>
          <w:kern w:val="0"/>
          <w14:ligatures w14:val="none"/>
        </w:rPr>
        <w:t>, Bin Dai</w:t>
      </w:r>
      <w:commentRangeStart w:id="2102"/>
      <w:r w:rsidRPr="0061164D">
        <w:rPr>
          <w:rFonts w:ascii="Times New Roman" w:eastAsia="Times New Roman" w:hAnsi="Times New Roman" w:cs="Times New Roman"/>
          <w:kern w:val="0"/>
          <w14:ligatures w14:val="none"/>
        </w:rPr>
        <w:t>, et al</w:t>
      </w:r>
      <w:commentRangeEnd w:id="2102"/>
      <w:r w:rsidR="003239A4">
        <w:rPr>
          <w:rStyle w:val="CommentReference"/>
        </w:rPr>
        <w:commentReference w:id="2102"/>
      </w:r>
      <w:r w:rsidRPr="0061164D">
        <w:rPr>
          <w:rFonts w:ascii="Times New Roman" w:eastAsia="Times New Roman" w:hAnsi="Times New Roman" w:cs="Times New Roman"/>
          <w:kern w:val="0"/>
          <w14:ligatures w14:val="none"/>
        </w:rPr>
        <w:t xml:space="preserve">. 2025. lme4: Linear Mixed-Effects Models using “Eigen” and S4. </w:t>
      </w:r>
      <w:hyperlink r:id="rId24" w:history="1">
        <w:r w:rsidRPr="0061164D">
          <w:rPr>
            <w:rFonts w:ascii="Times New Roman" w:eastAsia="Times New Roman" w:hAnsi="Times New Roman" w:cs="Times New Roman"/>
            <w:color w:val="0000FF"/>
            <w:kern w:val="0"/>
            <w:u w:val="single"/>
            <w14:ligatures w14:val="none"/>
          </w:rPr>
          <w:t>https://cran.r-project.org/web/packages/lme4/index.html</w:t>
        </w:r>
      </w:hyperlink>
      <w:r w:rsidRPr="0061164D">
        <w:rPr>
          <w:rFonts w:ascii="Times New Roman" w:eastAsia="Times New Roman" w:hAnsi="Times New Roman" w:cs="Times New Roman"/>
          <w:kern w:val="0"/>
          <w14:ligatures w14:val="none"/>
        </w:rPr>
        <w:t>. (12 May, 2025).</w:t>
      </w:r>
    </w:p>
    <w:p w14:paraId="5D3FD18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Bentz, Christian &amp; Bodo Winter. 2013. Languages with More Second Language Learners Tend to Lose Nominal Case. </w:t>
      </w:r>
      <w:r w:rsidRPr="0061164D">
        <w:rPr>
          <w:rFonts w:ascii="Times New Roman" w:eastAsia="Times New Roman" w:hAnsi="Times New Roman" w:cs="Times New Roman"/>
          <w:i/>
          <w:iCs/>
          <w:kern w:val="0"/>
          <w14:ligatures w14:val="none"/>
        </w:rPr>
        <w:t>Language Dynamics and Change</w:t>
      </w:r>
      <w:r w:rsidRPr="0061164D">
        <w:rPr>
          <w:rFonts w:ascii="Times New Roman" w:eastAsia="Times New Roman" w:hAnsi="Times New Roman" w:cs="Times New Roman"/>
          <w:kern w:val="0"/>
          <w14:ligatures w14:val="none"/>
        </w:rPr>
        <w:t xml:space="preserve">. Brill 3(1). 1–27. </w:t>
      </w:r>
      <w:hyperlink r:id="rId25" w:history="1">
        <w:r w:rsidRPr="0061164D">
          <w:rPr>
            <w:rFonts w:ascii="Times New Roman" w:eastAsia="Times New Roman" w:hAnsi="Times New Roman" w:cs="Times New Roman"/>
            <w:color w:val="0000FF"/>
            <w:kern w:val="0"/>
            <w:u w:val="single"/>
            <w14:ligatures w14:val="none"/>
          </w:rPr>
          <w:t>https://doi.org/10.1163/22105832-13030105</w:t>
        </w:r>
      </w:hyperlink>
      <w:r w:rsidRPr="0061164D">
        <w:rPr>
          <w:rFonts w:ascii="Times New Roman" w:eastAsia="Times New Roman" w:hAnsi="Times New Roman" w:cs="Times New Roman"/>
          <w:kern w:val="0"/>
          <w14:ligatures w14:val="none"/>
        </w:rPr>
        <w:t>.</w:t>
      </w:r>
    </w:p>
    <w:p w14:paraId="7B01EB90" w14:textId="1CB2501C" w:rsidR="003C7C99" w:rsidRPr="0061164D" w:rsidRDefault="0061164D" w:rsidP="001333E3">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Bickel, Balthasar. 2010. Grammatical Relations Typology. In Jae Jung Song (ed.), </w:t>
      </w:r>
      <w:r w:rsidRPr="0061164D">
        <w:rPr>
          <w:rFonts w:ascii="Times New Roman" w:eastAsia="Times New Roman" w:hAnsi="Times New Roman" w:cs="Times New Roman"/>
          <w:i/>
          <w:iCs/>
          <w:kern w:val="0"/>
          <w14:ligatures w14:val="none"/>
        </w:rPr>
        <w:t>The Oxford Handbook of Linguistic Typology</w:t>
      </w:r>
      <w:r w:rsidRPr="0061164D">
        <w:rPr>
          <w:rFonts w:ascii="Times New Roman" w:eastAsia="Times New Roman" w:hAnsi="Times New Roman" w:cs="Times New Roman"/>
          <w:kern w:val="0"/>
          <w14:ligatures w14:val="none"/>
        </w:rPr>
        <w:t xml:space="preserve">. Oxford University Press. </w:t>
      </w:r>
      <w:hyperlink r:id="rId26" w:history="1">
        <w:r w:rsidRPr="0061164D">
          <w:rPr>
            <w:rFonts w:ascii="Times New Roman" w:eastAsia="Times New Roman" w:hAnsi="Times New Roman" w:cs="Times New Roman"/>
            <w:color w:val="0000FF"/>
            <w:kern w:val="0"/>
            <w:u w:val="single"/>
            <w14:ligatures w14:val="none"/>
          </w:rPr>
          <w:t>https://doi.org/10.1093/oxfordhb/9780199281251.013.0020</w:t>
        </w:r>
      </w:hyperlink>
      <w:r w:rsidRPr="0061164D">
        <w:rPr>
          <w:rFonts w:ascii="Times New Roman" w:eastAsia="Times New Roman" w:hAnsi="Times New Roman" w:cs="Times New Roman"/>
          <w:kern w:val="0"/>
          <w14:ligatures w14:val="none"/>
        </w:rPr>
        <w:t>.</w:t>
      </w:r>
    </w:p>
    <w:p w14:paraId="11FA8BEC" w14:textId="3CB1A67F"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Bickel, Balthasar &amp; Johanna Nichols. 2008. Case Marking and Alignment. In Andrej L. Malchukov &amp; Andrew Spencer (eds.), </w:t>
      </w:r>
      <w:r w:rsidRPr="0061164D">
        <w:rPr>
          <w:rFonts w:ascii="Times New Roman" w:eastAsia="Times New Roman" w:hAnsi="Times New Roman" w:cs="Times New Roman"/>
          <w:i/>
          <w:iCs/>
          <w:kern w:val="0"/>
          <w14:ligatures w14:val="none"/>
        </w:rPr>
        <w:t>The Oxford Handbook of Case</w:t>
      </w:r>
      <w:r w:rsidRPr="0061164D">
        <w:rPr>
          <w:rFonts w:ascii="Times New Roman" w:eastAsia="Times New Roman" w:hAnsi="Times New Roman" w:cs="Times New Roman"/>
          <w:kern w:val="0"/>
          <w14:ligatures w14:val="none"/>
        </w:rPr>
        <w:t xml:space="preserve">. Oxford University Press. </w:t>
      </w:r>
      <w:hyperlink r:id="rId27" w:history="1">
        <w:r w:rsidRPr="0061164D">
          <w:rPr>
            <w:rFonts w:ascii="Times New Roman" w:eastAsia="Times New Roman" w:hAnsi="Times New Roman" w:cs="Times New Roman"/>
            <w:color w:val="0000FF"/>
            <w:kern w:val="0"/>
            <w:u w:val="single"/>
            <w14:ligatures w14:val="none"/>
          </w:rPr>
          <w:t>https://doi.org/10.1093/oxfordhb/9780199206476.013.0021</w:t>
        </w:r>
      </w:hyperlink>
      <w:r w:rsidRPr="0061164D">
        <w:rPr>
          <w:rFonts w:ascii="Times New Roman" w:eastAsia="Times New Roman" w:hAnsi="Times New Roman" w:cs="Times New Roman"/>
          <w:kern w:val="0"/>
          <w14:ligatures w14:val="none"/>
        </w:rPr>
        <w:t>.</w:t>
      </w:r>
    </w:p>
    <w:p w14:paraId="53D686EB"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Bollen, Kenneth A. &amp; Robert W. Jackman. 1985. Regression Diagnostics: An Expository Treatment of Outliers and Influential Cases. </w:t>
      </w:r>
      <w:r w:rsidRPr="0061164D">
        <w:rPr>
          <w:rFonts w:ascii="Times New Roman" w:eastAsia="Times New Roman" w:hAnsi="Times New Roman" w:cs="Times New Roman"/>
          <w:i/>
          <w:iCs/>
          <w:kern w:val="0"/>
          <w14:ligatures w14:val="none"/>
        </w:rPr>
        <w:t>Sociological Methods &amp; Research</w:t>
      </w:r>
      <w:r w:rsidRPr="0061164D">
        <w:rPr>
          <w:rFonts w:ascii="Times New Roman" w:eastAsia="Times New Roman" w:hAnsi="Times New Roman" w:cs="Times New Roman"/>
          <w:kern w:val="0"/>
          <w14:ligatures w14:val="none"/>
        </w:rPr>
        <w:t xml:space="preserve"> 13(4). 510–542. </w:t>
      </w:r>
      <w:hyperlink r:id="rId28" w:history="1">
        <w:r w:rsidRPr="0061164D">
          <w:rPr>
            <w:rFonts w:ascii="Times New Roman" w:eastAsia="Times New Roman" w:hAnsi="Times New Roman" w:cs="Times New Roman"/>
            <w:color w:val="0000FF"/>
            <w:kern w:val="0"/>
            <w:u w:val="single"/>
            <w14:ligatures w14:val="none"/>
          </w:rPr>
          <w:t>https://doi.org/10.1177/0049124185013004004</w:t>
        </w:r>
      </w:hyperlink>
      <w:r w:rsidRPr="0061164D">
        <w:rPr>
          <w:rFonts w:ascii="Times New Roman" w:eastAsia="Times New Roman" w:hAnsi="Times New Roman" w:cs="Times New Roman"/>
          <w:kern w:val="0"/>
          <w14:ligatures w14:val="none"/>
        </w:rPr>
        <w:t>.</w:t>
      </w:r>
    </w:p>
    <w:p w14:paraId="6802C95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Bromham, Lindell, Russell </w:t>
      </w:r>
      <w:proofErr w:type="spellStart"/>
      <w:r w:rsidRPr="0061164D">
        <w:rPr>
          <w:rFonts w:ascii="Times New Roman" w:eastAsia="Times New Roman" w:hAnsi="Times New Roman" w:cs="Times New Roman"/>
          <w:kern w:val="0"/>
          <w14:ligatures w14:val="none"/>
        </w:rPr>
        <w:t>Dinnage</w:t>
      </w:r>
      <w:proofErr w:type="spellEnd"/>
      <w:r w:rsidRPr="0061164D">
        <w:rPr>
          <w:rFonts w:ascii="Times New Roman" w:eastAsia="Times New Roman" w:hAnsi="Times New Roman" w:cs="Times New Roman"/>
          <w:kern w:val="0"/>
          <w14:ligatures w14:val="none"/>
        </w:rPr>
        <w:t xml:space="preserve">,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Andrew Ritchie, Marcel Cardillo, Felicity Meakins, Simon Greenhill &amp; Xia Hua. 2022. Global predictors of language endangerment and the future of linguistic diversity. </w:t>
      </w:r>
      <w:r w:rsidRPr="0061164D">
        <w:rPr>
          <w:rFonts w:ascii="Times New Roman" w:eastAsia="Times New Roman" w:hAnsi="Times New Roman" w:cs="Times New Roman"/>
          <w:i/>
          <w:iCs/>
          <w:kern w:val="0"/>
          <w14:ligatures w14:val="none"/>
        </w:rPr>
        <w:t>Nature Ecology &amp; Evolution</w:t>
      </w:r>
      <w:r w:rsidRPr="0061164D">
        <w:rPr>
          <w:rFonts w:ascii="Times New Roman" w:eastAsia="Times New Roman" w:hAnsi="Times New Roman" w:cs="Times New Roman"/>
          <w:kern w:val="0"/>
          <w14:ligatures w14:val="none"/>
        </w:rPr>
        <w:t xml:space="preserve">. Nature Publishing Group 6(2). 163–173. </w:t>
      </w:r>
      <w:hyperlink r:id="rId29" w:history="1">
        <w:r w:rsidRPr="0061164D">
          <w:rPr>
            <w:rFonts w:ascii="Times New Roman" w:eastAsia="Times New Roman" w:hAnsi="Times New Roman" w:cs="Times New Roman"/>
            <w:color w:val="0000FF"/>
            <w:kern w:val="0"/>
            <w:u w:val="single"/>
            <w14:ligatures w14:val="none"/>
          </w:rPr>
          <w:t>https://doi.org/10.1038/s41559-021-01604-y</w:t>
        </w:r>
      </w:hyperlink>
      <w:r w:rsidRPr="0061164D">
        <w:rPr>
          <w:rFonts w:ascii="Times New Roman" w:eastAsia="Times New Roman" w:hAnsi="Times New Roman" w:cs="Times New Roman"/>
          <w:kern w:val="0"/>
          <w14:ligatures w14:val="none"/>
        </w:rPr>
        <w:t>.</w:t>
      </w:r>
    </w:p>
    <w:p w14:paraId="4DF25AD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Bromham, Lindell, Keaghan Yaxley, Oscar Wilson &amp; Xia Hua. 2025. Macroevolutionary analysis of polysynthesis shows that language complexity is more likely to evolve in small, isolated populations. </w:t>
      </w:r>
      <w:r w:rsidRPr="0061164D">
        <w:rPr>
          <w:rFonts w:ascii="Times New Roman" w:eastAsia="Times New Roman" w:hAnsi="Times New Roman" w:cs="Times New Roman"/>
          <w:i/>
          <w:iCs/>
          <w:kern w:val="0"/>
          <w14:ligatures w14:val="none"/>
        </w:rPr>
        <w:t>Proceedings of the National Academy of Sciences</w:t>
      </w:r>
      <w:r w:rsidRPr="0061164D">
        <w:rPr>
          <w:rFonts w:ascii="Times New Roman" w:eastAsia="Times New Roman" w:hAnsi="Times New Roman" w:cs="Times New Roman"/>
          <w:kern w:val="0"/>
          <w14:ligatures w14:val="none"/>
        </w:rPr>
        <w:t xml:space="preserve"> 122(24). e2504483122. </w:t>
      </w:r>
      <w:hyperlink r:id="rId30" w:history="1">
        <w:r w:rsidRPr="0061164D">
          <w:rPr>
            <w:rFonts w:ascii="Times New Roman" w:eastAsia="Times New Roman" w:hAnsi="Times New Roman" w:cs="Times New Roman"/>
            <w:color w:val="0000FF"/>
            <w:kern w:val="0"/>
            <w:u w:val="single"/>
            <w14:ligatures w14:val="none"/>
          </w:rPr>
          <w:t>https://doi.org/10.1073/pnas.2504483122</w:t>
        </w:r>
      </w:hyperlink>
      <w:r w:rsidRPr="0061164D">
        <w:rPr>
          <w:rFonts w:ascii="Times New Roman" w:eastAsia="Times New Roman" w:hAnsi="Times New Roman" w:cs="Times New Roman"/>
          <w:kern w:val="0"/>
          <w14:ligatures w14:val="none"/>
        </w:rPr>
        <w:t>.</w:t>
      </w:r>
    </w:p>
    <w:p w14:paraId="6593638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Burling, Robbins. 2003. </w:t>
      </w:r>
      <w:r w:rsidRPr="0061164D">
        <w:rPr>
          <w:rFonts w:ascii="Times New Roman" w:eastAsia="Times New Roman" w:hAnsi="Times New Roman" w:cs="Times New Roman"/>
          <w:i/>
          <w:iCs/>
          <w:kern w:val="0"/>
          <w14:ligatures w14:val="none"/>
        </w:rPr>
        <w:t xml:space="preserve">Language of the </w:t>
      </w:r>
      <w:proofErr w:type="spellStart"/>
      <w:r w:rsidRPr="0061164D">
        <w:rPr>
          <w:rFonts w:ascii="Times New Roman" w:eastAsia="Times New Roman" w:hAnsi="Times New Roman" w:cs="Times New Roman"/>
          <w:i/>
          <w:iCs/>
          <w:kern w:val="0"/>
          <w14:ligatures w14:val="none"/>
        </w:rPr>
        <w:t>Modhupur</w:t>
      </w:r>
      <w:proofErr w:type="spellEnd"/>
      <w:r w:rsidRPr="0061164D">
        <w:rPr>
          <w:rFonts w:ascii="Times New Roman" w:eastAsia="Times New Roman" w:hAnsi="Times New Roman" w:cs="Times New Roman"/>
          <w:i/>
          <w:iCs/>
          <w:kern w:val="0"/>
          <w14:ligatures w14:val="none"/>
        </w:rPr>
        <w:t xml:space="preserve"> Mandi (Garo), Volume 1</w:t>
      </w:r>
      <w:r w:rsidRPr="0061164D">
        <w:rPr>
          <w:rFonts w:ascii="Times New Roman" w:eastAsia="Times New Roman" w:hAnsi="Times New Roman" w:cs="Times New Roman"/>
          <w:kern w:val="0"/>
          <w14:ligatures w14:val="none"/>
        </w:rPr>
        <w:t xml:space="preserve">. Michigan Publishing, University of Michigan Library. </w:t>
      </w:r>
      <w:hyperlink r:id="rId31" w:history="1">
        <w:r w:rsidRPr="0061164D">
          <w:rPr>
            <w:rFonts w:ascii="Times New Roman" w:eastAsia="Times New Roman" w:hAnsi="Times New Roman" w:cs="Times New Roman"/>
            <w:color w:val="0000FF"/>
            <w:kern w:val="0"/>
            <w:u w:val="single"/>
            <w14:ligatures w14:val="none"/>
          </w:rPr>
          <w:t>https://doi.org/10.3998/spobooks.bbv9808.0001.001</w:t>
        </w:r>
      </w:hyperlink>
      <w:r w:rsidRPr="0061164D">
        <w:rPr>
          <w:rFonts w:ascii="Times New Roman" w:eastAsia="Times New Roman" w:hAnsi="Times New Roman" w:cs="Times New Roman"/>
          <w:kern w:val="0"/>
          <w14:ligatures w14:val="none"/>
        </w:rPr>
        <w:t>.</w:t>
      </w:r>
    </w:p>
    <w:p w14:paraId="625D7307"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Chelliah, Shobhana Lakshmi. 1997. </w:t>
      </w:r>
      <w:r w:rsidRPr="0061164D">
        <w:rPr>
          <w:rFonts w:ascii="Times New Roman" w:eastAsia="Times New Roman" w:hAnsi="Times New Roman" w:cs="Times New Roman"/>
          <w:i/>
          <w:iCs/>
          <w:kern w:val="0"/>
          <w14:ligatures w14:val="none"/>
        </w:rPr>
        <w:t>A Grammar of Meithei</w:t>
      </w:r>
      <w:r w:rsidRPr="0061164D">
        <w:rPr>
          <w:rFonts w:ascii="Times New Roman" w:eastAsia="Times New Roman" w:hAnsi="Times New Roman" w:cs="Times New Roman"/>
          <w:kern w:val="0"/>
          <w14:ligatures w14:val="none"/>
        </w:rPr>
        <w:t>. Walter de Gruyter.</w:t>
      </w:r>
    </w:p>
    <w:p w14:paraId="3612B699"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Chen, Sihan, David Gil, Sergey </w:t>
      </w:r>
      <w:proofErr w:type="spellStart"/>
      <w:r w:rsidRPr="0061164D">
        <w:rPr>
          <w:rFonts w:ascii="Times New Roman" w:eastAsia="Times New Roman" w:hAnsi="Times New Roman" w:cs="Times New Roman"/>
          <w:kern w:val="0"/>
          <w14:ligatures w14:val="none"/>
        </w:rPr>
        <w:t>Gaponov</w:t>
      </w:r>
      <w:proofErr w:type="spellEnd"/>
      <w:r w:rsidRPr="0061164D">
        <w:rPr>
          <w:rFonts w:ascii="Times New Roman" w:eastAsia="Times New Roman" w:hAnsi="Times New Roman" w:cs="Times New Roman"/>
          <w:kern w:val="0"/>
          <w14:ligatures w14:val="none"/>
        </w:rPr>
        <w:t xml:space="preserve">, Jana </w:t>
      </w:r>
      <w:proofErr w:type="spellStart"/>
      <w:r w:rsidRPr="0061164D">
        <w:rPr>
          <w:rFonts w:ascii="Times New Roman" w:eastAsia="Times New Roman" w:hAnsi="Times New Roman" w:cs="Times New Roman"/>
          <w:kern w:val="0"/>
          <w14:ligatures w14:val="none"/>
        </w:rPr>
        <w:t>Reifegerste</w:t>
      </w:r>
      <w:proofErr w:type="spellEnd"/>
      <w:r w:rsidRPr="0061164D">
        <w:rPr>
          <w:rFonts w:ascii="Times New Roman" w:eastAsia="Times New Roman" w:hAnsi="Times New Roman" w:cs="Times New Roman"/>
          <w:kern w:val="0"/>
          <w14:ligatures w14:val="none"/>
        </w:rPr>
        <w:t xml:space="preserve">, Tessa </w:t>
      </w:r>
      <w:proofErr w:type="spellStart"/>
      <w:r w:rsidRPr="0061164D">
        <w:rPr>
          <w:rFonts w:ascii="Times New Roman" w:eastAsia="Times New Roman" w:hAnsi="Times New Roman" w:cs="Times New Roman"/>
          <w:kern w:val="0"/>
          <w14:ligatures w14:val="none"/>
        </w:rPr>
        <w:t>Yuditha</w:t>
      </w:r>
      <w:proofErr w:type="spellEnd"/>
      <w:r w:rsidRPr="0061164D">
        <w:rPr>
          <w:rFonts w:ascii="Times New Roman" w:eastAsia="Times New Roman" w:hAnsi="Times New Roman" w:cs="Times New Roman"/>
          <w:kern w:val="0"/>
          <w14:ligatures w14:val="none"/>
        </w:rPr>
        <w:t xml:space="preserve">, Tatiana </w:t>
      </w:r>
      <w:proofErr w:type="spellStart"/>
      <w:r w:rsidRPr="0061164D">
        <w:rPr>
          <w:rFonts w:ascii="Times New Roman" w:eastAsia="Times New Roman" w:hAnsi="Times New Roman" w:cs="Times New Roman"/>
          <w:kern w:val="0"/>
          <w14:ligatures w14:val="none"/>
        </w:rPr>
        <w:t>Tatarinova</w:t>
      </w:r>
      <w:proofErr w:type="spellEnd"/>
      <w:r w:rsidRPr="0061164D">
        <w:rPr>
          <w:rFonts w:ascii="Times New Roman" w:eastAsia="Times New Roman" w:hAnsi="Times New Roman" w:cs="Times New Roman"/>
          <w:kern w:val="0"/>
          <w14:ligatures w14:val="none"/>
        </w:rPr>
        <w:t xml:space="preserve">, Ljiljana </w:t>
      </w:r>
      <w:proofErr w:type="spellStart"/>
      <w:r w:rsidRPr="0061164D">
        <w:rPr>
          <w:rFonts w:ascii="Times New Roman" w:eastAsia="Times New Roman" w:hAnsi="Times New Roman" w:cs="Times New Roman"/>
          <w:kern w:val="0"/>
          <w14:ligatures w14:val="none"/>
        </w:rPr>
        <w:t>Progovac</w:t>
      </w:r>
      <w:proofErr w:type="spellEnd"/>
      <w:r w:rsidRPr="0061164D">
        <w:rPr>
          <w:rFonts w:ascii="Times New Roman" w:eastAsia="Times New Roman" w:hAnsi="Times New Roman" w:cs="Times New Roman"/>
          <w:kern w:val="0"/>
          <w14:ligatures w14:val="none"/>
        </w:rPr>
        <w:t xml:space="preserve"> &amp; Antonio Benítez-</w:t>
      </w:r>
      <w:proofErr w:type="spellStart"/>
      <w:r w:rsidRPr="0061164D">
        <w:rPr>
          <w:rFonts w:ascii="Times New Roman" w:eastAsia="Times New Roman" w:hAnsi="Times New Roman" w:cs="Times New Roman"/>
          <w:kern w:val="0"/>
          <w14:ligatures w14:val="none"/>
        </w:rPr>
        <w:t>Burraco</w:t>
      </w:r>
      <w:proofErr w:type="spellEnd"/>
      <w:r w:rsidRPr="0061164D">
        <w:rPr>
          <w:rFonts w:ascii="Times New Roman" w:eastAsia="Times New Roman" w:hAnsi="Times New Roman" w:cs="Times New Roman"/>
          <w:kern w:val="0"/>
          <w14:ligatures w14:val="none"/>
        </w:rPr>
        <w:t xml:space="preserve">. 2024. Linguistic correlates of societal variation: A quantitative analysis. </w:t>
      </w:r>
      <w:r w:rsidRPr="0061164D">
        <w:rPr>
          <w:rFonts w:ascii="Times New Roman" w:eastAsia="Times New Roman" w:hAnsi="Times New Roman" w:cs="Times New Roman"/>
          <w:i/>
          <w:iCs/>
          <w:kern w:val="0"/>
          <w14:ligatures w14:val="none"/>
        </w:rPr>
        <w:t>PLOS ONE</w:t>
      </w:r>
      <w:r w:rsidRPr="0061164D">
        <w:rPr>
          <w:rFonts w:ascii="Times New Roman" w:eastAsia="Times New Roman" w:hAnsi="Times New Roman" w:cs="Times New Roman"/>
          <w:kern w:val="0"/>
          <w14:ligatures w14:val="none"/>
        </w:rPr>
        <w:t xml:space="preserve">. Public Library of Science 19(4). e0300838. </w:t>
      </w:r>
      <w:hyperlink r:id="rId32" w:history="1">
        <w:r w:rsidRPr="0061164D">
          <w:rPr>
            <w:rFonts w:ascii="Times New Roman" w:eastAsia="Times New Roman" w:hAnsi="Times New Roman" w:cs="Times New Roman"/>
            <w:color w:val="0000FF"/>
            <w:kern w:val="0"/>
            <w:u w:val="single"/>
            <w14:ligatures w14:val="none"/>
          </w:rPr>
          <w:t>https://doi.org/10.1371/journal.pone.0300838</w:t>
        </w:r>
      </w:hyperlink>
      <w:r w:rsidRPr="0061164D">
        <w:rPr>
          <w:rFonts w:ascii="Times New Roman" w:eastAsia="Times New Roman" w:hAnsi="Times New Roman" w:cs="Times New Roman"/>
          <w:kern w:val="0"/>
          <w14:ligatures w14:val="none"/>
        </w:rPr>
        <w:t>.</w:t>
      </w:r>
    </w:p>
    <w:p w14:paraId="5672E95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Dahl, Östen. 2004. The Growth and Maintenance of Linguistic Complexity. John Benjamins Publishing Company 1–343.</w:t>
      </w:r>
    </w:p>
    <w:p w14:paraId="116FB77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Dawson, Virginia Ellen. 2020. </w:t>
      </w:r>
      <w:r w:rsidRPr="0061164D">
        <w:rPr>
          <w:rFonts w:ascii="Times New Roman" w:eastAsia="Times New Roman" w:hAnsi="Times New Roman" w:cs="Times New Roman"/>
          <w:i/>
          <w:iCs/>
          <w:kern w:val="0"/>
          <w14:ligatures w14:val="none"/>
        </w:rPr>
        <w:t>Existential Quantification in Tiwa: Disjunction and Indefinites</w:t>
      </w:r>
      <w:r w:rsidRPr="0061164D">
        <w:rPr>
          <w:rFonts w:ascii="Times New Roman" w:eastAsia="Times New Roman" w:hAnsi="Times New Roman" w:cs="Times New Roman"/>
          <w:kern w:val="0"/>
          <w14:ligatures w14:val="none"/>
        </w:rPr>
        <w:t xml:space="preserve">. United States -- California: University of California, Berkeley Ph.D. </w:t>
      </w:r>
      <w:hyperlink r:id="rId33" w:history="1">
        <w:r w:rsidRPr="0061164D">
          <w:rPr>
            <w:rFonts w:ascii="Times New Roman" w:eastAsia="Times New Roman" w:hAnsi="Times New Roman" w:cs="Times New Roman"/>
            <w:color w:val="0000FF"/>
            <w:kern w:val="0"/>
            <w:u w:val="single"/>
            <w14:ligatures w14:val="none"/>
          </w:rPr>
          <w:t>https://www.proquest.com/docview/2462470108/abstract/2337A142CB424FB7PQ/1</w:t>
        </w:r>
      </w:hyperlink>
      <w:r w:rsidRPr="0061164D">
        <w:rPr>
          <w:rFonts w:ascii="Times New Roman" w:eastAsia="Times New Roman" w:hAnsi="Times New Roman" w:cs="Times New Roman"/>
          <w:kern w:val="0"/>
          <w14:ligatures w14:val="none"/>
        </w:rPr>
        <w:t>. (2 September, 2024).</w:t>
      </w:r>
    </w:p>
    <w:p w14:paraId="05DDC419"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2003. Lhasa Tibetan. </w:t>
      </w:r>
      <w:r w:rsidRPr="0061164D">
        <w:rPr>
          <w:rFonts w:ascii="Times New Roman" w:eastAsia="Times New Roman" w:hAnsi="Times New Roman" w:cs="Times New Roman"/>
          <w:i/>
          <w:iCs/>
          <w:kern w:val="0"/>
          <w14:ligatures w14:val="none"/>
        </w:rPr>
        <w:t>The Sino-Tibetan Languages</w:t>
      </w:r>
      <w:r w:rsidRPr="0061164D">
        <w:rPr>
          <w:rFonts w:ascii="Times New Roman" w:eastAsia="Times New Roman" w:hAnsi="Times New Roman" w:cs="Times New Roman"/>
          <w:kern w:val="0"/>
          <w14:ligatures w14:val="none"/>
        </w:rPr>
        <w:t>. Routledge London 3. 270–288.</w:t>
      </w:r>
    </w:p>
    <w:p w14:paraId="27B8963A"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2010. Towards a history of verb agreement in Tibeto-Burman. </w:t>
      </w:r>
      <w:r w:rsidRPr="0061164D">
        <w:rPr>
          <w:rFonts w:ascii="Times New Roman" w:eastAsia="Times New Roman" w:hAnsi="Times New Roman" w:cs="Times New Roman"/>
          <w:i/>
          <w:iCs/>
          <w:kern w:val="0"/>
          <w14:ligatures w14:val="none"/>
        </w:rPr>
        <w:t>Himalayan Linguistics</w:t>
      </w:r>
      <w:r w:rsidRPr="0061164D">
        <w:rPr>
          <w:rFonts w:ascii="Times New Roman" w:eastAsia="Times New Roman" w:hAnsi="Times New Roman" w:cs="Times New Roman"/>
          <w:kern w:val="0"/>
          <w14:ligatures w14:val="none"/>
        </w:rPr>
        <w:t xml:space="preserve"> 9(1). </w:t>
      </w:r>
      <w:hyperlink r:id="rId34" w:history="1">
        <w:r w:rsidRPr="0061164D">
          <w:rPr>
            <w:rFonts w:ascii="Times New Roman" w:eastAsia="Times New Roman" w:hAnsi="Times New Roman" w:cs="Times New Roman"/>
            <w:color w:val="0000FF"/>
            <w:kern w:val="0"/>
            <w:u w:val="single"/>
            <w14:ligatures w14:val="none"/>
          </w:rPr>
          <w:t>https://doi.org/10.5070/H99123042</w:t>
        </w:r>
      </w:hyperlink>
      <w:r w:rsidRPr="0061164D">
        <w:rPr>
          <w:rFonts w:ascii="Times New Roman" w:eastAsia="Times New Roman" w:hAnsi="Times New Roman" w:cs="Times New Roman"/>
          <w:kern w:val="0"/>
          <w14:ligatures w14:val="none"/>
        </w:rPr>
        <w:t>.</w:t>
      </w:r>
    </w:p>
    <w:p w14:paraId="6F67E9D0"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2012. On the origins of Bodo-Garo. In Gwendolyn Hyslop, Stephen Morey &amp; Mark W. Post (eds.), </w:t>
      </w:r>
      <w:r w:rsidRPr="0061164D">
        <w:rPr>
          <w:rFonts w:ascii="Times New Roman" w:eastAsia="Times New Roman" w:hAnsi="Times New Roman" w:cs="Times New Roman"/>
          <w:i/>
          <w:iCs/>
          <w:kern w:val="0"/>
          <w14:ligatures w14:val="none"/>
        </w:rPr>
        <w:t>North East Indian Linguistics</w:t>
      </w:r>
      <w:r w:rsidRPr="0061164D">
        <w:rPr>
          <w:rFonts w:ascii="Times New Roman" w:eastAsia="Times New Roman" w:hAnsi="Times New Roman" w:cs="Times New Roman"/>
          <w:kern w:val="0"/>
          <w14:ligatures w14:val="none"/>
        </w:rPr>
        <w:t xml:space="preserve">. 1st </w:t>
      </w:r>
      <w:proofErr w:type="spellStart"/>
      <w:r w:rsidRPr="0061164D">
        <w:rPr>
          <w:rFonts w:ascii="Times New Roman" w:eastAsia="Times New Roman" w:hAnsi="Times New Roman" w:cs="Times New Roman"/>
          <w:kern w:val="0"/>
          <w14:ligatures w14:val="none"/>
        </w:rPr>
        <w:t>edn</w:t>
      </w:r>
      <w:proofErr w:type="spellEnd"/>
      <w:r w:rsidRPr="0061164D">
        <w:rPr>
          <w:rFonts w:ascii="Times New Roman" w:eastAsia="Times New Roman" w:hAnsi="Times New Roman" w:cs="Times New Roman"/>
          <w:kern w:val="0"/>
          <w14:ligatures w14:val="none"/>
        </w:rPr>
        <w:t xml:space="preserve">. Foundation Books. </w:t>
      </w:r>
      <w:hyperlink r:id="rId35" w:history="1">
        <w:r w:rsidRPr="0061164D">
          <w:rPr>
            <w:rFonts w:ascii="Times New Roman" w:eastAsia="Times New Roman" w:hAnsi="Times New Roman" w:cs="Times New Roman"/>
            <w:color w:val="0000FF"/>
            <w:kern w:val="0"/>
            <w:u w:val="single"/>
            <w14:ligatures w14:val="none"/>
          </w:rPr>
          <w:t>https://doi.org/10.1017/9789382264521</w:t>
        </w:r>
      </w:hyperlink>
      <w:r w:rsidRPr="0061164D">
        <w:rPr>
          <w:rFonts w:ascii="Times New Roman" w:eastAsia="Times New Roman" w:hAnsi="Times New Roman" w:cs="Times New Roman"/>
          <w:kern w:val="0"/>
          <w14:ligatures w14:val="none"/>
        </w:rPr>
        <w:t>.</w:t>
      </w:r>
    </w:p>
    <w:p w14:paraId="0081B9FE"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2013. Creolization in the Divergence of the Tibeto-Burman Languages. In Thomas Owen-Smith &amp; Nathan Hill (eds.), </w:t>
      </w:r>
      <w:r w:rsidRPr="0061164D">
        <w:rPr>
          <w:rFonts w:ascii="Times New Roman" w:eastAsia="Times New Roman" w:hAnsi="Times New Roman" w:cs="Times New Roman"/>
          <w:i/>
          <w:iCs/>
          <w:kern w:val="0"/>
          <w14:ligatures w14:val="none"/>
        </w:rPr>
        <w:t>Trans-Himalayan Linguistics: Historical and Descriptive Linguistics of the Himalayan Area</w:t>
      </w:r>
      <w:r w:rsidRPr="0061164D">
        <w:rPr>
          <w:rFonts w:ascii="Times New Roman" w:eastAsia="Times New Roman" w:hAnsi="Times New Roman" w:cs="Times New Roman"/>
          <w:kern w:val="0"/>
          <w14:ligatures w14:val="none"/>
        </w:rPr>
        <w:t xml:space="preserve">, 41–70. De Gruyter Mouton. </w:t>
      </w:r>
      <w:hyperlink r:id="rId36" w:history="1">
        <w:r w:rsidRPr="0061164D">
          <w:rPr>
            <w:rFonts w:ascii="Times New Roman" w:eastAsia="Times New Roman" w:hAnsi="Times New Roman" w:cs="Times New Roman"/>
            <w:color w:val="0000FF"/>
            <w:kern w:val="0"/>
            <w:u w:val="single"/>
            <w14:ligatures w14:val="none"/>
          </w:rPr>
          <w:t>https://doi.org/10.1515/9783110310832.41</w:t>
        </w:r>
      </w:hyperlink>
      <w:r w:rsidRPr="0061164D">
        <w:rPr>
          <w:rFonts w:ascii="Times New Roman" w:eastAsia="Times New Roman" w:hAnsi="Times New Roman" w:cs="Times New Roman"/>
          <w:kern w:val="0"/>
          <w14:ligatures w14:val="none"/>
        </w:rPr>
        <w:t>.</w:t>
      </w:r>
    </w:p>
    <w:p w14:paraId="0BC8E84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2014. Sociolinguistic typology in North East India: A tale of two branches. </w:t>
      </w:r>
      <w:r w:rsidRPr="0061164D">
        <w:rPr>
          <w:rFonts w:ascii="Times New Roman" w:eastAsia="Times New Roman" w:hAnsi="Times New Roman" w:cs="Times New Roman"/>
          <w:i/>
          <w:iCs/>
          <w:kern w:val="0"/>
          <w14:ligatures w14:val="none"/>
        </w:rPr>
        <w:t>Journal of South Asian Languages and Linguistics</w:t>
      </w:r>
      <w:r w:rsidRPr="0061164D">
        <w:rPr>
          <w:rFonts w:ascii="Times New Roman" w:eastAsia="Times New Roman" w:hAnsi="Times New Roman" w:cs="Times New Roman"/>
          <w:kern w:val="0"/>
          <w14:ligatures w14:val="none"/>
        </w:rPr>
        <w:t xml:space="preserve">. De Gruyter Mouton 1(1). 59–82. </w:t>
      </w:r>
      <w:hyperlink r:id="rId37" w:history="1">
        <w:r w:rsidRPr="0061164D">
          <w:rPr>
            <w:rFonts w:ascii="Times New Roman" w:eastAsia="Times New Roman" w:hAnsi="Times New Roman" w:cs="Times New Roman"/>
            <w:color w:val="0000FF"/>
            <w:kern w:val="0"/>
            <w:u w:val="single"/>
            <w14:ligatures w14:val="none"/>
          </w:rPr>
          <w:t>https://doi.org/10.1515/jsall-2014-0004</w:t>
        </w:r>
      </w:hyperlink>
      <w:r w:rsidRPr="0061164D">
        <w:rPr>
          <w:rFonts w:ascii="Times New Roman" w:eastAsia="Times New Roman" w:hAnsi="Times New Roman" w:cs="Times New Roman"/>
          <w:kern w:val="0"/>
          <w14:ligatures w14:val="none"/>
        </w:rPr>
        <w:t>.</w:t>
      </w:r>
    </w:p>
    <w:p w14:paraId="35834BE0"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2015. The Historical Dynamics of Morphological Complexity in Trans-Himalayan. </w:t>
      </w:r>
      <w:r w:rsidRPr="0061164D">
        <w:rPr>
          <w:rFonts w:ascii="Times New Roman" w:eastAsia="Times New Roman" w:hAnsi="Times New Roman" w:cs="Times New Roman"/>
          <w:i/>
          <w:iCs/>
          <w:kern w:val="0"/>
          <w14:ligatures w14:val="none"/>
        </w:rPr>
        <w:t>Linguistic Discovery</w:t>
      </w:r>
      <w:r w:rsidRPr="0061164D">
        <w:rPr>
          <w:rFonts w:ascii="Times New Roman" w:eastAsia="Times New Roman" w:hAnsi="Times New Roman" w:cs="Times New Roman"/>
          <w:kern w:val="0"/>
          <w14:ligatures w14:val="none"/>
        </w:rPr>
        <w:t xml:space="preserve"> 13(2). </w:t>
      </w:r>
      <w:hyperlink r:id="rId38" w:history="1">
        <w:r w:rsidRPr="0061164D">
          <w:rPr>
            <w:rFonts w:ascii="Times New Roman" w:eastAsia="Times New Roman" w:hAnsi="Times New Roman" w:cs="Times New Roman"/>
            <w:color w:val="0000FF"/>
            <w:kern w:val="0"/>
            <w:u w:val="single"/>
            <w14:ligatures w14:val="none"/>
          </w:rPr>
          <w:t>https://doi.org/10.1349/PS1.1537-0852.A.463</w:t>
        </w:r>
      </w:hyperlink>
      <w:r w:rsidRPr="0061164D">
        <w:rPr>
          <w:rFonts w:ascii="Times New Roman" w:eastAsia="Times New Roman" w:hAnsi="Times New Roman" w:cs="Times New Roman"/>
          <w:kern w:val="0"/>
          <w14:ligatures w14:val="none"/>
        </w:rPr>
        <w:t>.</w:t>
      </w:r>
    </w:p>
    <w:p w14:paraId="45D466ED" w14:textId="0A5B7AE3" w:rsidR="0061164D" w:rsidRPr="0061164D" w:rsidRDefault="0061164D" w:rsidP="005500A0">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DeLancey</w:t>
      </w:r>
      <w:proofErr w:type="spellEnd"/>
      <w:r w:rsidRPr="0061164D">
        <w:rPr>
          <w:rFonts w:ascii="Times New Roman" w:eastAsia="Times New Roman" w:hAnsi="Times New Roman" w:cs="Times New Roman"/>
          <w:kern w:val="0"/>
          <w14:ligatures w14:val="none"/>
        </w:rPr>
        <w:t xml:space="preserve">, Scott. 2023. The antiquity of verb agreement in Trans-Himalayan (Sino-Tibetan). </w:t>
      </w:r>
      <w:r w:rsidRPr="0061164D">
        <w:rPr>
          <w:rFonts w:ascii="Times New Roman" w:eastAsia="Times New Roman" w:hAnsi="Times New Roman" w:cs="Times New Roman"/>
          <w:i/>
          <w:iCs/>
          <w:kern w:val="0"/>
          <w14:ligatures w14:val="none"/>
        </w:rPr>
        <w:t>Bulletin of SOAS</w:t>
      </w:r>
      <w:r w:rsidRPr="0061164D">
        <w:rPr>
          <w:rFonts w:ascii="Times New Roman" w:eastAsia="Times New Roman" w:hAnsi="Times New Roman" w:cs="Times New Roman"/>
          <w:kern w:val="0"/>
          <w14:ligatures w14:val="none"/>
        </w:rPr>
        <w:t xml:space="preserve"> 86(1). 101–119. </w:t>
      </w:r>
      <w:hyperlink r:id="rId39" w:history="1">
        <w:r w:rsidRPr="0061164D">
          <w:rPr>
            <w:rFonts w:ascii="Times New Roman" w:eastAsia="Times New Roman" w:hAnsi="Times New Roman" w:cs="Times New Roman"/>
            <w:color w:val="0000FF"/>
            <w:kern w:val="0"/>
            <w:u w:val="single"/>
            <w14:ligatures w14:val="none"/>
          </w:rPr>
          <w:t>https://doi.org/10.1017/S0041977X23000162</w:t>
        </w:r>
      </w:hyperlink>
      <w:r w:rsidRPr="0061164D">
        <w:rPr>
          <w:rFonts w:ascii="Times New Roman" w:eastAsia="Times New Roman" w:hAnsi="Times New Roman" w:cs="Times New Roman"/>
          <w:kern w:val="0"/>
          <w14:ligatures w14:val="none"/>
        </w:rPr>
        <w:t>.</w:t>
      </w:r>
    </w:p>
    <w:p w14:paraId="007D7C6D"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Doloi</w:t>
      </w:r>
      <w:proofErr w:type="spellEnd"/>
      <w:r w:rsidRPr="0061164D">
        <w:rPr>
          <w:rFonts w:ascii="Times New Roman" w:eastAsia="Times New Roman" w:hAnsi="Times New Roman" w:cs="Times New Roman"/>
          <w:kern w:val="0"/>
          <w14:ligatures w14:val="none"/>
        </w:rPr>
        <w:t xml:space="preserve">, Gargi. 2024. The Tiwa Community of Assam: A Historical and Cultural Study. </w:t>
      </w:r>
      <w:r w:rsidRPr="0061164D">
        <w:rPr>
          <w:rFonts w:ascii="Times New Roman" w:eastAsia="Times New Roman" w:hAnsi="Times New Roman" w:cs="Times New Roman"/>
          <w:i/>
          <w:iCs/>
          <w:kern w:val="0"/>
          <w14:ligatures w14:val="none"/>
        </w:rPr>
        <w:t>The Review of Contemporary Scientific and Academic Studies</w:t>
      </w:r>
      <w:r w:rsidRPr="0061164D">
        <w:rPr>
          <w:rFonts w:ascii="Times New Roman" w:eastAsia="Times New Roman" w:hAnsi="Times New Roman" w:cs="Times New Roman"/>
          <w:kern w:val="0"/>
          <w14:ligatures w14:val="none"/>
        </w:rPr>
        <w:t xml:space="preserve"> 4(8). </w:t>
      </w:r>
      <w:hyperlink r:id="rId40" w:history="1">
        <w:r w:rsidRPr="0061164D">
          <w:rPr>
            <w:rFonts w:ascii="Times New Roman" w:eastAsia="Times New Roman" w:hAnsi="Times New Roman" w:cs="Times New Roman"/>
            <w:color w:val="0000FF"/>
            <w:kern w:val="0"/>
            <w:u w:val="single"/>
            <w14:ligatures w14:val="none"/>
          </w:rPr>
          <w:t>https://doi.org/10.55454/rcsas.4.08.2024.005</w:t>
        </w:r>
      </w:hyperlink>
      <w:r w:rsidRPr="0061164D">
        <w:rPr>
          <w:rFonts w:ascii="Times New Roman" w:eastAsia="Times New Roman" w:hAnsi="Times New Roman" w:cs="Times New Roman"/>
          <w:kern w:val="0"/>
          <w14:ligatures w14:val="none"/>
        </w:rPr>
        <w:t>.</w:t>
      </w:r>
    </w:p>
    <w:p w14:paraId="691B0B6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Driem, George L. van. 2013. Trans-Himalayan. In Thomas Owen-Smith &amp; Nathan Hill (eds.), </w:t>
      </w:r>
      <w:r w:rsidRPr="0061164D">
        <w:rPr>
          <w:rFonts w:ascii="Times New Roman" w:eastAsia="Times New Roman" w:hAnsi="Times New Roman" w:cs="Times New Roman"/>
          <w:i/>
          <w:iCs/>
          <w:kern w:val="0"/>
          <w14:ligatures w14:val="none"/>
        </w:rPr>
        <w:t>Trans-Himalayan Linguistics</w:t>
      </w:r>
      <w:r w:rsidRPr="0061164D">
        <w:rPr>
          <w:rFonts w:ascii="Times New Roman" w:eastAsia="Times New Roman" w:hAnsi="Times New Roman" w:cs="Times New Roman"/>
          <w:kern w:val="0"/>
          <w14:ligatures w14:val="none"/>
        </w:rPr>
        <w:t xml:space="preserve">, 11–40. DE GRUYTER. </w:t>
      </w:r>
      <w:hyperlink r:id="rId41" w:history="1">
        <w:r w:rsidRPr="0061164D">
          <w:rPr>
            <w:rFonts w:ascii="Times New Roman" w:eastAsia="Times New Roman" w:hAnsi="Times New Roman" w:cs="Times New Roman"/>
            <w:color w:val="0000FF"/>
            <w:kern w:val="0"/>
            <w:u w:val="single"/>
            <w14:ligatures w14:val="none"/>
          </w:rPr>
          <w:t>https://doi.org/10.1515/9783110310832.11</w:t>
        </w:r>
      </w:hyperlink>
      <w:r w:rsidRPr="0061164D">
        <w:rPr>
          <w:rFonts w:ascii="Times New Roman" w:eastAsia="Times New Roman" w:hAnsi="Times New Roman" w:cs="Times New Roman"/>
          <w:kern w:val="0"/>
          <w14:ligatures w14:val="none"/>
        </w:rPr>
        <w:t>.</w:t>
      </w:r>
    </w:p>
    <w:p w14:paraId="4D917C42"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Driem, George van. 2011. </w:t>
      </w:r>
      <w:r w:rsidRPr="0061164D">
        <w:rPr>
          <w:rFonts w:ascii="Times New Roman" w:eastAsia="Times New Roman" w:hAnsi="Times New Roman" w:cs="Times New Roman"/>
          <w:i/>
          <w:iCs/>
          <w:kern w:val="0"/>
          <w14:ligatures w14:val="none"/>
        </w:rPr>
        <w:t>A Grammar of Limbu</w:t>
      </w:r>
      <w:r w:rsidRPr="0061164D">
        <w:rPr>
          <w:rFonts w:ascii="Times New Roman" w:eastAsia="Times New Roman" w:hAnsi="Times New Roman" w:cs="Times New Roman"/>
          <w:kern w:val="0"/>
          <w14:ligatures w14:val="none"/>
        </w:rPr>
        <w:t>. Walter de Gruyter.</w:t>
      </w:r>
    </w:p>
    <w:p w14:paraId="6158CF5C"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Faquire</w:t>
      </w:r>
      <w:proofErr w:type="spellEnd"/>
      <w:r w:rsidRPr="0061164D">
        <w:rPr>
          <w:rFonts w:ascii="Times New Roman" w:eastAsia="Times New Roman" w:hAnsi="Times New Roman" w:cs="Times New Roman"/>
          <w:kern w:val="0"/>
          <w14:ligatures w14:val="none"/>
        </w:rPr>
        <w:t xml:space="preserve">, Razaul Karim. 2022. Language contact across ethnic boundaries: The case of the Chittagong Hill Tract in Bangladesh. </w:t>
      </w:r>
      <w:r w:rsidRPr="0061164D">
        <w:rPr>
          <w:rFonts w:ascii="Times New Roman" w:eastAsia="Times New Roman" w:hAnsi="Times New Roman" w:cs="Times New Roman"/>
          <w:i/>
          <w:iCs/>
          <w:kern w:val="0"/>
          <w14:ligatures w14:val="none"/>
        </w:rPr>
        <w:t>Journal of Asian Pacific Communication</w:t>
      </w:r>
      <w:r w:rsidRPr="0061164D">
        <w:rPr>
          <w:rFonts w:ascii="Times New Roman" w:eastAsia="Times New Roman" w:hAnsi="Times New Roman" w:cs="Times New Roman"/>
          <w:kern w:val="0"/>
          <w14:ligatures w14:val="none"/>
        </w:rPr>
        <w:t xml:space="preserve">. John Benjamins 32(1). 172–191. </w:t>
      </w:r>
      <w:hyperlink r:id="rId42" w:history="1">
        <w:r w:rsidRPr="0061164D">
          <w:rPr>
            <w:rFonts w:ascii="Times New Roman" w:eastAsia="Times New Roman" w:hAnsi="Times New Roman" w:cs="Times New Roman"/>
            <w:color w:val="0000FF"/>
            <w:kern w:val="0"/>
            <w:u w:val="single"/>
            <w14:ligatures w14:val="none"/>
          </w:rPr>
          <w:t>https://doi.org/10.1075/japc.00089.faq</w:t>
        </w:r>
      </w:hyperlink>
      <w:r w:rsidRPr="0061164D">
        <w:rPr>
          <w:rFonts w:ascii="Times New Roman" w:eastAsia="Times New Roman" w:hAnsi="Times New Roman" w:cs="Times New Roman"/>
          <w:kern w:val="0"/>
          <w14:ligatures w14:val="none"/>
        </w:rPr>
        <w:t>.</w:t>
      </w:r>
    </w:p>
    <w:p w14:paraId="2717DF0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Genetti, Carol. 2009. A Grammar of </w:t>
      </w:r>
      <w:proofErr w:type="spellStart"/>
      <w:r w:rsidRPr="0061164D">
        <w:rPr>
          <w:rFonts w:ascii="Times New Roman" w:eastAsia="Times New Roman" w:hAnsi="Times New Roman" w:cs="Times New Roman"/>
          <w:kern w:val="0"/>
          <w14:ligatures w14:val="none"/>
        </w:rPr>
        <w:t>Dolakha</w:t>
      </w:r>
      <w:proofErr w:type="spellEnd"/>
      <w:r w:rsidRPr="0061164D">
        <w:rPr>
          <w:rFonts w:ascii="Times New Roman" w:eastAsia="Times New Roman" w:hAnsi="Times New Roman" w:cs="Times New Roman"/>
          <w:kern w:val="0"/>
          <w14:ligatures w14:val="none"/>
        </w:rPr>
        <w:t xml:space="preserve"> Newar. In </w:t>
      </w:r>
      <w:r w:rsidRPr="0061164D">
        <w:rPr>
          <w:rFonts w:ascii="Times New Roman" w:eastAsia="Times New Roman" w:hAnsi="Times New Roman" w:cs="Times New Roman"/>
          <w:i/>
          <w:iCs/>
          <w:kern w:val="0"/>
          <w14:ligatures w14:val="none"/>
        </w:rPr>
        <w:t xml:space="preserve">A Grammar of </w:t>
      </w:r>
      <w:proofErr w:type="spellStart"/>
      <w:r w:rsidRPr="0061164D">
        <w:rPr>
          <w:rFonts w:ascii="Times New Roman" w:eastAsia="Times New Roman" w:hAnsi="Times New Roman" w:cs="Times New Roman"/>
          <w:i/>
          <w:iCs/>
          <w:kern w:val="0"/>
          <w14:ligatures w14:val="none"/>
        </w:rPr>
        <w:t>Dolakha</w:t>
      </w:r>
      <w:proofErr w:type="spellEnd"/>
      <w:r w:rsidRPr="0061164D">
        <w:rPr>
          <w:rFonts w:ascii="Times New Roman" w:eastAsia="Times New Roman" w:hAnsi="Times New Roman" w:cs="Times New Roman"/>
          <w:i/>
          <w:iCs/>
          <w:kern w:val="0"/>
          <w14:ligatures w14:val="none"/>
        </w:rPr>
        <w:t xml:space="preserve"> Newar</w:t>
      </w:r>
      <w:r w:rsidRPr="0061164D">
        <w:rPr>
          <w:rFonts w:ascii="Times New Roman" w:eastAsia="Times New Roman" w:hAnsi="Times New Roman" w:cs="Times New Roman"/>
          <w:kern w:val="0"/>
          <w14:ligatures w14:val="none"/>
        </w:rPr>
        <w:t xml:space="preserve">. De Gruyter Mouton. </w:t>
      </w:r>
      <w:commentRangeStart w:id="2103"/>
      <w:r>
        <w:fldChar w:fldCharType="begin"/>
      </w:r>
      <w:r>
        <w:instrText>HYPERLINK "https://www.degruyterbrill.com/document/doi/10.1515/9783110198812/html"</w:instrText>
      </w:r>
      <w:r>
        <w:fldChar w:fldCharType="separate"/>
      </w:r>
      <w:r w:rsidRPr="0061164D">
        <w:rPr>
          <w:rFonts w:ascii="Times New Roman" w:eastAsia="Times New Roman" w:hAnsi="Times New Roman" w:cs="Times New Roman"/>
          <w:color w:val="0000FF"/>
          <w:kern w:val="0"/>
          <w:u w:val="single"/>
          <w14:ligatures w14:val="none"/>
        </w:rPr>
        <w:t>https://www.degruyterbrill.com/document/doi/10.1515/9783110198812/html</w:t>
      </w:r>
      <w:r>
        <w:fldChar w:fldCharType="end"/>
      </w:r>
      <w:r w:rsidRPr="0061164D">
        <w:rPr>
          <w:rFonts w:ascii="Times New Roman" w:eastAsia="Times New Roman" w:hAnsi="Times New Roman" w:cs="Times New Roman"/>
          <w:kern w:val="0"/>
          <w14:ligatures w14:val="none"/>
        </w:rPr>
        <w:t>.</w:t>
      </w:r>
      <w:commentRangeEnd w:id="2103"/>
      <w:r w:rsidR="002768AC">
        <w:rPr>
          <w:rStyle w:val="CommentReference"/>
        </w:rPr>
        <w:commentReference w:id="2103"/>
      </w:r>
      <w:r w:rsidRPr="0061164D">
        <w:rPr>
          <w:rFonts w:ascii="Times New Roman" w:eastAsia="Times New Roman" w:hAnsi="Times New Roman" w:cs="Times New Roman"/>
          <w:kern w:val="0"/>
          <w14:ligatures w14:val="none"/>
        </w:rPr>
        <w:t xml:space="preserve"> (12 May, 2025).</w:t>
      </w:r>
    </w:p>
    <w:p w14:paraId="59D3EAE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Gil, David &amp; Yeshayahu Shen. 2019. How Grammar Introduces Asymmetry Into Cognitive Structures: Compositional Semantics, Metaphors, and </w:t>
      </w:r>
      <w:proofErr w:type="spellStart"/>
      <w:r w:rsidRPr="0061164D">
        <w:rPr>
          <w:rFonts w:ascii="Times New Roman" w:eastAsia="Times New Roman" w:hAnsi="Times New Roman" w:cs="Times New Roman"/>
          <w:kern w:val="0"/>
          <w14:ligatures w14:val="none"/>
        </w:rPr>
        <w:t>Schematological</w:t>
      </w:r>
      <w:proofErr w:type="spellEnd"/>
      <w:r w:rsidRPr="0061164D">
        <w:rPr>
          <w:rFonts w:ascii="Times New Roman" w:eastAsia="Times New Roman" w:hAnsi="Times New Roman" w:cs="Times New Roman"/>
          <w:kern w:val="0"/>
          <w14:ligatures w14:val="none"/>
        </w:rPr>
        <w:t xml:space="preserve"> Hybrids. </w:t>
      </w:r>
      <w:r w:rsidRPr="0061164D">
        <w:rPr>
          <w:rFonts w:ascii="Times New Roman" w:eastAsia="Times New Roman" w:hAnsi="Times New Roman" w:cs="Times New Roman"/>
          <w:i/>
          <w:iCs/>
          <w:kern w:val="0"/>
          <w14:ligatures w14:val="none"/>
        </w:rPr>
        <w:t>Frontiers in Psychology</w:t>
      </w:r>
      <w:r w:rsidRPr="0061164D">
        <w:rPr>
          <w:rFonts w:ascii="Times New Roman" w:eastAsia="Times New Roman" w:hAnsi="Times New Roman" w:cs="Times New Roman"/>
          <w:kern w:val="0"/>
          <w14:ligatures w14:val="none"/>
        </w:rPr>
        <w:t xml:space="preserve">. Frontiers 10. </w:t>
      </w:r>
      <w:hyperlink r:id="rId43" w:history="1">
        <w:r w:rsidRPr="0061164D">
          <w:rPr>
            <w:rFonts w:ascii="Times New Roman" w:eastAsia="Times New Roman" w:hAnsi="Times New Roman" w:cs="Times New Roman"/>
            <w:color w:val="0000FF"/>
            <w:kern w:val="0"/>
            <w:u w:val="single"/>
            <w14:ligatures w14:val="none"/>
          </w:rPr>
          <w:t>https://doi.org/10.3389/fpsyg.2019.02275</w:t>
        </w:r>
      </w:hyperlink>
      <w:r w:rsidRPr="0061164D">
        <w:rPr>
          <w:rFonts w:ascii="Times New Roman" w:eastAsia="Times New Roman" w:hAnsi="Times New Roman" w:cs="Times New Roman"/>
          <w:kern w:val="0"/>
          <w14:ligatures w14:val="none"/>
        </w:rPr>
        <w:t>.</w:t>
      </w:r>
    </w:p>
    <w:p w14:paraId="31E6A3B0"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Grohmann, Carlos Henrique, Mike J. Smith &amp; Claudio Riccomini. 2011. Multiscale Analysis of Topographic Surface Roughness in the Midland Valley, Scotland. </w:t>
      </w:r>
      <w:r w:rsidRPr="0061164D">
        <w:rPr>
          <w:rFonts w:ascii="Times New Roman" w:eastAsia="Times New Roman" w:hAnsi="Times New Roman" w:cs="Times New Roman"/>
          <w:i/>
          <w:iCs/>
          <w:kern w:val="0"/>
          <w14:ligatures w14:val="none"/>
        </w:rPr>
        <w:t>IEEE Transactions on Geoscience and Remote Sensing</w:t>
      </w:r>
      <w:r w:rsidRPr="0061164D">
        <w:rPr>
          <w:rFonts w:ascii="Times New Roman" w:eastAsia="Times New Roman" w:hAnsi="Times New Roman" w:cs="Times New Roman"/>
          <w:kern w:val="0"/>
          <w14:ligatures w14:val="none"/>
        </w:rPr>
        <w:t xml:space="preserve"> 49(4). 1200–1213. </w:t>
      </w:r>
      <w:hyperlink r:id="rId44" w:history="1">
        <w:r w:rsidRPr="0061164D">
          <w:rPr>
            <w:rFonts w:ascii="Times New Roman" w:eastAsia="Times New Roman" w:hAnsi="Times New Roman" w:cs="Times New Roman"/>
            <w:color w:val="0000FF"/>
            <w:kern w:val="0"/>
            <w:u w:val="single"/>
            <w14:ligatures w14:val="none"/>
          </w:rPr>
          <w:t>https://doi.org/10.1109/TGRS.2010.2053546</w:t>
        </w:r>
      </w:hyperlink>
      <w:r w:rsidRPr="0061164D">
        <w:rPr>
          <w:rFonts w:ascii="Times New Roman" w:eastAsia="Times New Roman" w:hAnsi="Times New Roman" w:cs="Times New Roman"/>
          <w:kern w:val="0"/>
          <w14:ligatures w14:val="none"/>
        </w:rPr>
        <w:t>.</w:t>
      </w:r>
    </w:p>
    <w:p w14:paraId="78226AA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Hammarström</w:t>
      </w:r>
      <w:proofErr w:type="spellEnd"/>
      <w:r w:rsidRPr="0061164D">
        <w:rPr>
          <w:rFonts w:ascii="Times New Roman" w:eastAsia="Times New Roman" w:hAnsi="Times New Roman" w:cs="Times New Roman"/>
          <w:kern w:val="0"/>
          <w14:ligatures w14:val="none"/>
        </w:rPr>
        <w:t xml:space="preserve">, Harald, Robert Forkel, Martin </w:t>
      </w:r>
      <w:proofErr w:type="spellStart"/>
      <w:r w:rsidRPr="0061164D">
        <w:rPr>
          <w:rFonts w:ascii="Times New Roman" w:eastAsia="Times New Roman" w:hAnsi="Times New Roman" w:cs="Times New Roman"/>
          <w:kern w:val="0"/>
          <w14:ligatures w14:val="none"/>
        </w:rPr>
        <w:t>Haspelmath</w:t>
      </w:r>
      <w:proofErr w:type="spellEnd"/>
      <w:r w:rsidRPr="0061164D">
        <w:rPr>
          <w:rFonts w:ascii="Times New Roman" w:eastAsia="Times New Roman" w:hAnsi="Times New Roman" w:cs="Times New Roman"/>
          <w:kern w:val="0"/>
          <w14:ligatures w14:val="none"/>
        </w:rPr>
        <w:t xml:space="preserve"> &amp; Sebastian Bank. 2024. </w:t>
      </w:r>
      <w:r w:rsidRPr="0061164D">
        <w:rPr>
          <w:rFonts w:ascii="Times New Roman" w:eastAsia="Times New Roman" w:hAnsi="Times New Roman" w:cs="Times New Roman"/>
          <w:i/>
          <w:iCs/>
          <w:kern w:val="0"/>
          <w14:ligatures w14:val="none"/>
        </w:rPr>
        <w:t>Glottolog 5.1</w:t>
      </w:r>
      <w:r w:rsidRPr="0061164D">
        <w:rPr>
          <w:rFonts w:ascii="Times New Roman" w:eastAsia="Times New Roman" w:hAnsi="Times New Roman" w:cs="Times New Roman"/>
          <w:kern w:val="0"/>
          <w14:ligatures w14:val="none"/>
        </w:rPr>
        <w:t xml:space="preserve">. Leipzig. </w:t>
      </w:r>
      <w:hyperlink r:id="rId45" w:history="1">
        <w:r w:rsidRPr="0061164D">
          <w:rPr>
            <w:rFonts w:ascii="Times New Roman" w:eastAsia="Times New Roman" w:hAnsi="Times New Roman" w:cs="Times New Roman"/>
            <w:color w:val="0000FF"/>
            <w:kern w:val="0"/>
            <w:u w:val="single"/>
            <w14:ligatures w14:val="none"/>
          </w:rPr>
          <w:t>https://doi.org/10.5281/zenodo.14006617</w:t>
        </w:r>
      </w:hyperlink>
      <w:r w:rsidRPr="0061164D">
        <w:rPr>
          <w:rFonts w:ascii="Times New Roman" w:eastAsia="Times New Roman" w:hAnsi="Times New Roman" w:cs="Times New Roman"/>
          <w:kern w:val="0"/>
          <w14:ligatures w14:val="none"/>
        </w:rPr>
        <w:t>.</w:t>
      </w:r>
    </w:p>
    <w:p w14:paraId="155AB0DF" w14:textId="77777777" w:rsidR="000E3F98" w:rsidRPr="000E3F98" w:rsidRDefault="000E3F98" w:rsidP="000E3F98">
      <w:pPr>
        <w:spacing w:after="0" w:line="240" w:lineRule="auto"/>
        <w:ind w:hanging="480"/>
        <w:rPr>
          <w:rFonts w:ascii="Times New Roman" w:eastAsia="Times New Roman" w:hAnsi="Times New Roman" w:cs="Times New Roman"/>
          <w:kern w:val="0"/>
          <w14:ligatures w14:val="none"/>
        </w:rPr>
      </w:pPr>
      <w:r w:rsidRPr="000E3F98">
        <w:rPr>
          <w:rFonts w:ascii="Times New Roman" w:eastAsia="Times New Roman" w:hAnsi="Times New Roman" w:cs="Times New Roman"/>
          <w:kern w:val="0"/>
          <w14:ligatures w14:val="none"/>
        </w:rPr>
        <w:t xml:space="preserve">Haokip, </w:t>
      </w:r>
      <w:proofErr w:type="spellStart"/>
      <w:r w:rsidRPr="000E3F98">
        <w:rPr>
          <w:rFonts w:ascii="Times New Roman" w:eastAsia="Times New Roman" w:hAnsi="Times New Roman" w:cs="Times New Roman"/>
          <w:kern w:val="0"/>
          <w14:ligatures w14:val="none"/>
        </w:rPr>
        <w:t>Pauthang</w:t>
      </w:r>
      <w:proofErr w:type="spellEnd"/>
      <w:r w:rsidRPr="000E3F98">
        <w:rPr>
          <w:rFonts w:ascii="Times New Roman" w:eastAsia="Times New Roman" w:hAnsi="Times New Roman" w:cs="Times New Roman"/>
          <w:kern w:val="0"/>
          <w14:ligatures w14:val="none"/>
        </w:rPr>
        <w:t xml:space="preserve"> &amp; </w:t>
      </w:r>
      <w:proofErr w:type="spellStart"/>
      <w:r w:rsidRPr="000E3F98">
        <w:rPr>
          <w:rFonts w:ascii="Times New Roman" w:eastAsia="Times New Roman" w:hAnsi="Times New Roman" w:cs="Times New Roman"/>
          <w:kern w:val="0"/>
          <w14:ligatures w14:val="none"/>
        </w:rPr>
        <w:t>Daimalu</w:t>
      </w:r>
      <w:proofErr w:type="spellEnd"/>
      <w:r w:rsidRPr="000E3F98">
        <w:rPr>
          <w:rFonts w:ascii="Times New Roman" w:eastAsia="Times New Roman" w:hAnsi="Times New Roman" w:cs="Times New Roman"/>
          <w:kern w:val="0"/>
          <w14:ligatures w14:val="none"/>
        </w:rPr>
        <w:t xml:space="preserve"> Brahma. 2018. Differential Case Marking in Bodo. </w:t>
      </w:r>
      <w:r w:rsidRPr="000E3F98">
        <w:rPr>
          <w:rFonts w:ascii="Times New Roman" w:eastAsia="Times New Roman" w:hAnsi="Times New Roman" w:cs="Times New Roman"/>
          <w:i/>
          <w:iCs/>
          <w:kern w:val="0"/>
          <w14:ligatures w14:val="none"/>
        </w:rPr>
        <w:t>Journal of the Southeast Asian Linguistics Society</w:t>
      </w:r>
      <w:r w:rsidRPr="000E3F98">
        <w:rPr>
          <w:rFonts w:ascii="Times New Roman" w:eastAsia="Times New Roman" w:hAnsi="Times New Roman" w:cs="Times New Roman"/>
          <w:kern w:val="0"/>
          <w14:ligatures w14:val="none"/>
        </w:rPr>
        <w:t xml:space="preserve"> 11(1). 1–15.</w:t>
      </w:r>
    </w:p>
    <w:p w14:paraId="4B0D1916"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Haspelmath</w:t>
      </w:r>
      <w:proofErr w:type="spellEnd"/>
      <w:r w:rsidRPr="0061164D">
        <w:rPr>
          <w:rFonts w:ascii="Times New Roman" w:eastAsia="Times New Roman" w:hAnsi="Times New Roman" w:cs="Times New Roman"/>
          <w:kern w:val="0"/>
          <w14:ligatures w14:val="none"/>
        </w:rPr>
        <w:t xml:space="preserve">, Martin. 2011. On S, A, P, T, and R as comparative concepts for alignment typology. De Gruyter Mouton 15(3). 535–567. </w:t>
      </w:r>
      <w:hyperlink r:id="rId46" w:history="1">
        <w:r w:rsidRPr="0061164D">
          <w:rPr>
            <w:rFonts w:ascii="Times New Roman" w:eastAsia="Times New Roman" w:hAnsi="Times New Roman" w:cs="Times New Roman"/>
            <w:color w:val="0000FF"/>
            <w:kern w:val="0"/>
            <w:u w:val="single"/>
            <w14:ligatures w14:val="none"/>
          </w:rPr>
          <w:t>https://doi.org/10.1515/LITY.2011.035</w:t>
        </w:r>
      </w:hyperlink>
      <w:r w:rsidRPr="0061164D">
        <w:rPr>
          <w:rFonts w:ascii="Times New Roman" w:eastAsia="Times New Roman" w:hAnsi="Times New Roman" w:cs="Times New Roman"/>
          <w:kern w:val="0"/>
          <w14:ligatures w14:val="none"/>
        </w:rPr>
        <w:t>.</w:t>
      </w:r>
    </w:p>
    <w:p w14:paraId="508836DC"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Haspelmath</w:t>
      </w:r>
      <w:proofErr w:type="spellEnd"/>
      <w:r w:rsidRPr="0061164D">
        <w:rPr>
          <w:rFonts w:ascii="Times New Roman" w:eastAsia="Times New Roman" w:hAnsi="Times New Roman" w:cs="Times New Roman"/>
          <w:kern w:val="0"/>
          <w14:ligatures w14:val="none"/>
        </w:rPr>
        <w:t xml:space="preserve">, Martin. 2025. Ambiguity avoidance vs. expectation sensitivity as functional factors in grammatical change. </w:t>
      </w:r>
      <w:proofErr w:type="spellStart"/>
      <w:r w:rsidRPr="0061164D">
        <w:rPr>
          <w:rFonts w:ascii="Times New Roman" w:eastAsia="Times New Roman" w:hAnsi="Times New Roman" w:cs="Times New Roman"/>
          <w:kern w:val="0"/>
          <w14:ligatures w14:val="none"/>
        </w:rPr>
        <w:t>LingBuzz</w:t>
      </w:r>
      <w:proofErr w:type="spellEnd"/>
      <w:r w:rsidRPr="0061164D">
        <w:rPr>
          <w:rFonts w:ascii="Times New Roman" w:eastAsia="Times New Roman" w:hAnsi="Times New Roman" w:cs="Times New Roman"/>
          <w:kern w:val="0"/>
          <w14:ligatures w14:val="none"/>
        </w:rPr>
        <w:t xml:space="preserve">. </w:t>
      </w:r>
      <w:hyperlink r:id="rId47" w:history="1">
        <w:r w:rsidRPr="0061164D">
          <w:rPr>
            <w:rFonts w:ascii="Times New Roman" w:eastAsia="Times New Roman" w:hAnsi="Times New Roman" w:cs="Times New Roman"/>
            <w:color w:val="0000FF"/>
            <w:kern w:val="0"/>
            <w:u w:val="single"/>
            <w14:ligatures w14:val="none"/>
          </w:rPr>
          <w:t>https://ling.auf.net/lingbuzz/008859</w:t>
        </w:r>
      </w:hyperlink>
      <w:r w:rsidRPr="0061164D">
        <w:rPr>
          <w:rFonts w:ascii="Times New Roman" w:eastAsia="Times New Roman" w:hAnsi="Times New Roman" w:cs="Times New Roman"/>
          <w:kern w:val="0"/>
          <w14:ligatures w14:val="none"/>
        </w:rPr>
        <w:t>. (14 April, 2025).</w:t>
      </w:r>
    </w:p>
    <w:p w14:paraId="14AD75E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lastRenderedPageBreak/>
        <w:t xml:space="preserve">Hua, Xia, Simon J. Greenhill, Marcel Cardillo, Hilde Schneemann &amp; Lindell Bromham. 2019. The ecological drivers of variation in global language diversity. </w:t>
      </w:r>
      <w:r w:rsidRPr="0061164D">
        <w:rPr>
          <w:rFonts w:ascii="Times New Roman" w:eastAsia="Times New Roman" w:hAnsi="Times New Roman" w:cs="Times New Roman"/>
          <w:i/>
          <w:iCs/>
          <w:kern w:val="0"/>
          <w14:ligatures w14:val="none"/>
        </w:rPr>
        <w:t>Nature Communications</w:t>
      </w:r>
      <w:r w:rsidRPr="0061164D">
        <w:rPr>
          <w:rFonts w:ascii="Times New Roman" w:eastAsia="Times New Roman" w:hAnsi="Times New Roman" w:cs="Times New Roman"/>
          <w:kern w:val="0"/>
          <w14:ligatures w14:val="none"/>
        </w:rPr>
        <w:t xml:space="preserve"> 10(1). 2047. </w:t>
      </w:r>
      <w:hyperlink r:id="rId48" w:history="1">
        <w:r w:rsidRPr="0061164D">
          <w:rPr>
            <w:rFonts w:ascii="Times New Roman" w:eastAsia="Times New Roman" w:hAnsi="Times New Roman" w:cs="Times New Roman"/>
            <w:color w:val="0000FF"/>
            <w:kern w:val="0"/>
            <w:u w:val="single"/>
            <w14:ligatures w14:val="none"/>
          </w:rPr>
          <w:t>https://doi.org/10.1038/s41467-019-09842-2</w:t>
        </w:r>
      </w:hyperlink>
      <w:r w:rsidRPr="0061164D">
        <w:rPr>
          <w:rFonts w:ascii="Times New Roman" w:eastAsia="Times New Roman" w:hAnsi="Times New Roman" w:cs="Times New Roman"/>
          <w:kern w:val="0"/>
          <w14:ligatures w14:val="none"/>
        </w:rPr>
        <w:t>.</w:t>
      </w:r>
    </w:p>
    <w:p w14:paraId="3D2212D1" w14:textId="77777777" w:rsidR="00165145" w:rsidRPr="00165145" w:rsidRDefault="00165145" w:rsidP="00165145">
      <w:pPr>
        <w:spacing w:after="0" w:line="240" w:lineRule="auto"/>
        <w:ind w:hanging="480"/>
        <w:rPr>
          <w:rFonts w:ascii="Times New Roman" w:eastAsia="Times New Roman" w:hAnsi="Times New Roman" w:cs="Times New Roman"/>
          <w:kern w:val="0"/>
          <w14:ligatures w14:val="none"/>
        </w:rPr>
      </w:pPr>
      <w:commentRangeStart w:id="2104"/>
      <w:r w:rsidRPr="00165145">
        <w:rPr>
          <w:rFonts w:ascii="Times New Roman" w:eastAsia="Times New Roman" w:hAnsi="Times New Roman" w:cs="Times New Roman"/>
          <w:kern w:val="0"/>
          <w14:ligatures w14:val="none"/>
        </w:rPr>
        <w:t xml:space="preserve">J H Hutton M A. 1921. </w:t>
      </w:r>
      <w:r w:rsidRPr="00165145">
        <w:rPr>
          <w:rFonts w:ascii="Times New Roman" w:eastAsia="Times New Roman" w:hAnsi="Times New Roman" w:cs="Times New Roman"/>
          <w:i/>
          <w:iCs/>
          <w:kern w:val="0"/>
          <w14:ligatures w14:val="none"/>
        </w:rPr>
        <w:t>The Angami Nagas</w:t>
      </w:r>
      <w:r w:rsidRPr="00165145">
        <w:rPr>
          <w:rFonts w:ascii="Times New Roman" w:eastAsia="Times New Roman" w:hAnsi="Times New Roman" w:cs="Times New Roman"/>
          <w:kern w:val="0"/>
          <w14:ligatures w14:val="none"/>
        </w:rPr>
        <w:t xml:space="preserve">. London: Macmillan and Company, limited. </w:t>
      </w:r>
      <w:hyperlink r:id="rId49" w:history="1">
        <w:r w:rsidRPr="00165145">
          <w:rPr>
            <w:rStyle w:val="Hyperlink"/>
            <w:rFonts w:ascii="Times New Roman" w:eastAsia="Times New Roman" w:hAnsi="Times New Roman" w:cs="Times New Roman"/>
            <w:kern w:val="0"/>
            <w14:ligatures w14:val="none"/>
          </w:rPr>
          <w:t>http://archive.org/details/in.ernet.dli.2015.81454</w:t>
        </w:r>
      </w:hyperlink>
      <w:r w:rsidRPr="00165145">
        <w:rPr>
          <w:rFonts w:ascii="Times New Roman" w:eastAsia="Times New Roman" w:hAnsi="Times New Roman" w:cs="Times New Roman"/>
          <w:kern w:val="0"/>
          <w14:ligatures w14:val="none"/>
        </w:rPr>
        <w:t>. (23 June, 2025).</w:t>
      </w:r>
      <w:commentRangeEnd w:id="2104"/>
      <w:r w:rsidR="002768AC">
        <w:rPr>
          <w:rStyle w:val="CommentReference"/>
        </w:rPr>
        <w:commentReference w:id="2104"/>
      </w:r>
    </w:p>
    <w:p w14:paraId="5AA79ACB" w14:textId="1E15ADA6" w:rsidR="00CB5A3F" w:rsidRPr="00CB5A3F" w:rsidRDefault="00CB5A3F" w:rsidP="00CB5A3F">
      <w:pPr>
        <w:spacing w:after="0" w:line="240" w:lineRule="auto"/>
        <w:ind w:hanging="480"/>
        <w:rPr>
          <w:rFonts w:ascii="Times New Roman" w:eastAsia="Times New Roman" w:hAnsi="Times New Roman" w:cs="Times New Roman"/>
          <w:kern w:val="0"/>
          <w14:ligatures w14:val="none"/>
        </w:rPr>
      </w:pPr>
      <w:r w:rsidRPr="00CB5A3F">
        <w:rPr>
          <w:rFonts w:ascii="Times New Roman" w:eastAsia="Times New Roman" w:hAnsi="Times New Roman" w:cs="Times New Roman"/>
          <w:kern w:val="0"/>
          <w14:ligatures w14:val="none"/>
        </w:rPr>
        <w:t xml:space="preserve">Joseph, U. V. 2007. </w:t>
      </w:r>
      <w:r w:rsidRPr="00CB5A3F">
        <w:rPr>
          <w:rFonts w:ascii="Times New Roman" w:eastAsia="Times New Roman" w:hAnsi="Times New Roman" w:cs="Times New Roman"/>
          <w:i/>
          <w:iCs/>
          <w:kern w:val="0"/>
          <w14:ligatures w14:val="none"/>
        </w:rPr>
        <w:t>Rabha</w:t>
      </w:r>
      <w:r w:rsidRPr="00CB5A3F">
        <w:rPr>
          <w:rFonts w:ascii="Times New Roman" w:eastAsia="Times New Roman" w:hAnsi="Times New Roman" w:cs="Times New Roman"/>
          <w:kern w:val="0"/>
          <w14:ligatures w14:val="none"/>
        </w:rPr>
        <w:t xml:space="preserve"> (Brill’s Tibetan Studies Library, Languages of the Greater Himalayan Region v. 5/1). Leiden; Boston: Brill.</w:t>
      </w:r>
    </w:p>
    <w:p w14:paraId="0B48FE29"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Konnerth, Linda Anna. 2014. </w:t>
      </w:r>
      <w:r w:rsidRPr="0061164D">
        <w:rPr>
          <w:rFonts w:ascii="Times New Roman" w:eastAsia="Times New Roman" w:hAnsi="Times New Roman" w:cs="Times New Roman"/>
          <w:i/>
          <w:iCs/>
          <w:kern w:val="0"/>
          <w14:ligatures w14:val="none"/>
        </w:rPr>
        <w:t>A grammar of Karbi</w:t>
      </w:r>
      <w:r w:rsidRPr="0061164D">
        <w:rPr>
          <w:rFonts w:ascii="Times New Roman" w:eastAsia="Times New Roman" w:hAnsi="Times New Roman" w:cs="Times New Roman"/>
          <w:kern w:val="0"/>
          <w14:ligatures w14:val="none"/>
        </w:rPr>
        <w:t xml:space="preserve">. United States -- Oregon: University of Oregon Ph.D. </w:t>
      </w:r>
      <w:hyperlink r:id="rId50" w:history="1">
        <w:r w:rsidRPr="0061164D">
          <w:rPr>
            <w:rFonts w:ascii="Times New Roman" w:eastAsia="Times New Roman" w:hAnsi="Times New Roman" w:cs="Times New Roman"/>
            <w:color w:val="0000FF"/>
            <w:kern w:val="0"/>
            <w:u w:val="single"/>
            <w14:ligatures w14:val="none"/>
          </w:rPr>
          <w:t>https://www.proquest.com/docview/1535090744/abstract/EB991E2644FB4E91PQ/1</w:t>
        </w:r>
      </w:hyperlink>
      <w:r w:rsidRPr="0061164D">
        <w:rPr>
          <w:rFonts w:ascii="Times New Roman" w:eastAsia="Times New Roman" w:hAnsi="Times New Roman" w:cs="Times New Roman"/>
          <w:kern w:val="0"/>
          <w14:ligatures w14:val="none"/>
        </w:rPr>
        <w:t>. (12 May, 2025).</w:t>
      </w:r>
    </w:p>
    <w:p w14:paraId="0A4B0EDD"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Konnerth, Linda, Stephen Morey, </w:t>
      </w:r>
      <w:proofErr w:type="spellStart"/>
      <w:r w:rsidRPr="0061164D">
        <w:rPr>
          <w:rFonts w:ascii="Times New Roman" w:eastAsia="Times New Roman" w:hAnsi="Times New Roman" w:cs="Times New Roman"/>
          <w:kern w:val="0"/>
          <w14:ligatures w14:val="none"/>
        </w:rPr>
        <w:t>Mijke</w:t>
      </w:r>
      <w:proofErr w:type="spellEnd"/>
      <w:r w:rsidRPr="0061164D">
        <w:rPr>
          <w:rFonts w:ascii="Times New Roman" w:eastAsia="Times New Roman" w:hAnsi="Times New Roman" w:cs="Times New Roman"/>
          <w:kern w:val="0"/>
          <w14:ligatures w14:val="none"/>
        </w:rPr>
        <w:t xml:space="preserve"> Mulder, Mark W. Post &amp; Kellen Parker Van Dam. 2020. Languages and Peoples of the Eastern Himalayan Region and the North East Indian Linguistics Society: Taking stock. </w:t>
      </w:r>
      <w:r w:rsidRPr="0061164D">
        <w:rPr>
          <w:rFonts w:ascii="Times New Roman" w:eastAsia="Times New Roman" w:hAnsi="Times New Roman" w:cs="Times New Roman"/>
          <w:i/>
          <w:iCs/>
          <w:kern w:val="0"/>
          <w14:ligatures w14:val="none"/>
        </w:rPr>
        <w:t>Himalayan Linguistics</w:t>
      </w:r>
      <w:r w:rsidRPr="0061164D">
        <w:rPr>
          <w:rFonts w:ascii="Times New Roman" w:eastAsia="Times New Roman" w:hAnsi="Times New Roman" w:cs="Times New Roman"/>
          <w:kern w:val="0"/>
          <w14:ligatures w14:val="none"/>
        </w:rPr>
        <w:t xml:space="preserve"> 19(2). </w:t>
      </w:r>
      <w:hyperlink r:id="rId51" w:history="1">
        <w:r w:rsidRPr="0061164D">
          <w:rPr>
            <w:rFonts w:ascii="Times New Roman" w:eastAsia="Times New Roman" w:hAnsi="Times New Roman" w:cs="Times New Roman"/>
            <w:color w:val="0000FF"/>
            <w:kern w:val="0"/>
            <w:u w:val="single"/>
            <w14:ligatures w14:val="none"/>
          </w:rPr>
          <w:t>https://doi.org/10.5070/H91151002</w:t>
        </w:r>
      </w:hyperlink>
      <w:r w:rsidRPr="0061164D">
        <w:rPr>
          <w:rFonts w:ascii="Times New Roman" w:eastAsia="Times New Roman" w:hAnsi="Times New Roman" w:cs="Times New Roman"/>
          <w:kern w:val="0"/>
          <w14:ligatures w14:val="none"/>
        </w:rPr>
        <w:t>.</w:t>
      </w:r>
    </w:p>
    <w:p w14:paraId="7C85EEF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Koplenig</w:t>
      </w:r>
      <w:proofErr w:type="spellEnd"/>
      <w:r w:rsidRPr="0061164D">
        <w:rPr>
          <w:rFonts w:ascii="Times New Roman" w:eastAsia="Times New Roman" w:hAnsi="Times New Roman" w:cs="Times New Roman"/>
          <w:kern w:val="0"/>
          <w14:ligatures w14:val="none"/>
        </w:rPr>
        <w:t xml:space="preserve">, Alexander. 2019. Language structure is influenced by the number of speakers but seemingly not by the proportion of non-native speakers. </w:t>
      </w:r>
      <w:r w:rsidRPr="0061164D">
        <w:rPr>
          <w:rFonts w:ascii="Times New Roman" w:eastAsia="Times New Roman" w:hAnsi="Times New Roman" w:cs="Times New Roman"/>
          <w:i/>
          <w:iCs/>
          <w:kern w:val="0"/>
          <w14:ligatures w14:val="none"/>
        </w:rPr>
        <w:t>Royal Society Open Science</w:t>
      </w:r>
      <w:r w:rsidRPr="0061164D">
        <w:rPr>
          <w:rFonts w:ascii="Times New Roman" w:eastAsia="Times New Roman" w:hAnsi="Times New Roman" w:cs="Times New Roman"/>
          <w:kern w:val="0"/>
          <w14:ligatures w14:val="none"/>
        </w:rPr>
        <w:t xml:space="preserve">. Royal Society 6(2). 181274. </w:t>
      </w:r>
      <w:hyperlink r:id="rId52" w:history="1">
        <w:r w:rsidRPr="0061164D">
          <w:rPr>
            <w:rFonts w:ascii="Times New Roman" w:eastAsia="Times New Roman" w:hAnsi="Times New Roman" w:cs="Times New Roman"/>
            <w:color w:val="0000FF"/>
            <w:kern w:val="0"/>
            <w:u w:val="single"/>
            <w14:ligatures w14:val="none"/>
          </w:rPr>
          <w:t>https://doi.org/10.1098/rsos.181274</w:t>
        </w:r>
      </w:hyperlink>
      <w:r w:rsidRPr="0061164D">
        <w:rPr>
          <w:rFonts w:ascii="Times New Roman" w:eastAsia="Times New Roman" w:hAnsi="Times New Roman" w:cs="Times New Roman"/>
          <w:kern w:val="0"/>
          <w14:ligatures w14:val="none"/>
        </w:rPr>
        <w:t>.</w:t>
      </w:r>
    </w:p>
    <w:p w14:paraId="392CE919"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Kusters, Christiaan Wouter. 2003. </w:t>
      </w:r>
      <w:r w:rsidRPr="0061164D">
        <w:rPr>
          <w:rFonts w:ascii="Times New Roman" w:eastAsia="Times New Roman" w:hAnsi="Times New Roman" w:cs="Times New Roman"/>
          <w:i/>
          <w:iCs/>
          <w:kern w:val="0"/>
          <w14:ligatures w14:val="none"/>
        </w:rPr>
        <w:t>Linguistic complexity : the influence of social change on verbal inflection</w:t>
      </w:r>
      <w:r w:rsidRPr="0061164D">
        <w:rPr>
          <w:rFonts w:ascii="Times New Roman" w:eastAsia="Times New Roman" w:hAnsi="Times New Roman" w:cs="Times New Roman"/>
          <w:kern w:val="0"/>
          <w14:ligatures w14:val="none"/>
        </w:rPr>
        <w:t xml:space="preserve">. LOT Utrecht. </w:t>
      </w:r>
      <w:commentRangeStart w:id="2105"/>
      <w:r>
        <w:fldChar w:fldCharType="begin"/>
      </w:r>
      <w:r>
        <w:instrText>HYPERLINK "http://www.lotpublications.nl/linguistic-complexity-linguistic-complexity"</w:instrText>
      </w:r>
      <w:r>
        <w:fldChar w:fldCharType="separate"/>
      </w:r>
      <w:r w:rsidRPr="0061164D">
        <w:rPr>
          <w:rFonts w:ascii="Times New Roman" w:eastAsia="Times New Roman" w:hAnsi="Times New Roman" w:cs="Times New Roman"/>
          <w:color w:val="0000FF"/>
          <w:kern w:val="0"/>
          <w:u w:val="single"/>
          <w14:ligatures w14:val="none"/>
        </w:rPr>
        <w:t>http://www.lotpublications.nl/linguistic-complexity-linguistic-complexity</w:t>
      </w:r>
      <w:r>
        <w:fldChar w:fldCharType="end"/>
      </w:r>
      <w:r w:rsidRPr="0061164D">
        <w:rPr>
          <w:rFonts w:ascii="Times New Roman" w:eastAsia="Times New Roman" w:hAnsi="Times New Roman" w:cs="Times New Roman"/>
          <w:kern w:val="0"/>
          <w14:ligatures w14:val="none"/>
        </w:rPr>
        <w:t>. (15 June, 2025).</w:t>
      </w:r>
      <w:commentRangeEnd w:id="2105"/>
      <w:r w:rsidR="002768AC">
        <w:rPr>
          <w:rStyle w:val="CommentReference"/>
        </w:rPr>
        <w:commentReference w:id="2105"/>
      </w:r>
    </w:p>
    <w:p w14:paraId="0AF731A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Kuznetsova, Alexandra, Per Bruun Brockhoff, Rune Haubo Bojesen Christensen &amp; Sofie Pødenphant Jensen. 2020. </w:t>
      </w:r>
      <w:proofErr w:type="spellStart"/>
      <w:r w:rsidRPr="0061164D">
        <w:rPr>
          <w:rFonts w:ascii="Times New Roman" w:eastAsia="Times New Roman" w:hAnsi="Times New Roman" w:cs="Times New Roman"/>
          <w:kern w:val="0"/>
          <w14:ligatures w14:val="none"/>
        </w:rPr>
        <w:t>lmerTest</w:t>
      </w:r>
      <w:proofErr w:type="spellEnd"/>
      <w:r w:rsidRPr="0061164D">
        <w:rPr>
          <w:rFonts w:ascii="Times New Roman" w:eastAsia="Times New Roman" w:hAnsi="Times New Roman" w:cs="Times New Roman"/>
          <w:kern w:val="0"/>
          <w14:ligatures w14:val="none"/>
        </w:rPr>
        <w:t xml:space="preserve">: Tests in Linear Mixed Effects Models. </w:t>
      </w:r>
      <w:hyperlink r:id="rId53" w:history="1">
        <w:r w:rsidRPr="0061164D">
          <w:rPr>
            <w:rFonts w:ascii="Times New Roman" w:eastAsia="Times New Roman" w:hAnsi="Times New Roman" w:cs="Times New Roman"/>
            <w:color w:val="0000FF"/>
            <w:kern w:val="0"/>
            <w:u w:val="single"/>
            <w14:ligatures w14:val="none"/>
          </w:rPr>
          <w:t>https://cran.r-project.org/web/packages/lmerTest/index.html</w:t>
        </w:r>
      </w:hyperlink>
      <w:r w:rsidRPr="0061164D">
        <w:rPr>
          <w:rFonts w:ascii="Times New Roman" w:eastAsia="Times New Roman" w:hAnsi="Times New Roman" w:cs="Times New Roman"/>
          <w:kern w:val="0"/>
          <w14:ligatures w14:val="none"/>
        </w:rPr>
        <w:t>. (12 May, 2025).</w:t>
      </w:r>
    </w:p>
    <w:p w14:paraId="4837ED9E"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LaPolla, Randy J. 1994. Parallel grammaticalizations in Tibeto-Burman languages: evidence of Sapir’s “drift.” </w:t>
      </w:r>
      <w:hyperlink r:id="rId54" w:history="1">
        <w:r w:rsidRPr="0061164D">
          <w:rPr>
            <w:rFonts w:ascii="Times New Roman" w:eastAsia="Times New Roman" w:hAnsi="Times New Roman" w:cs="Times New Roman"/>
            <w:color w:val="0000FF"/>
            <w:kern w:val="0"/>
            <w:u w:val="single"/>
            <w14:ligatures w14:val="none"/>
          </w:rPr>
          <w:t>https://doi.org/10.32655/LTBA.17.1.02</w:t>
        </w:r>
      </w:hyperlink>
      <w:r w:rsidRPr="0061164D">
        <w:rPr>
          <w:rFonts w:ascii="Times New Roman" w:eastAsia="Times New Roman" w:hAnsi="Times New Roman" w:cs="Times New Roman"/>
          <w:kern w:val="0"/>
          <w14:ligatures w14:val="none"/>
        </w:rPr>
        <w:t>.</w:t>
      </w:r>
    </w:p>
    <w:p w14:paraId="24A3911B" w14:textId="77777777" w:rsid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LaPolla Randy J. 1995. ‘Ergative’ Marking in Tibeto-Burman. </w:t>
      </w:r>
      <w:r w:rsidRPr="0061164D">
        <w:rPr>
          <w:rFonts w:ascii="Times New Roman" w:eastAsia="Times New Roman" w:hAnsi="Times New Roman" w:cs="Times New Roman"/>
          <w:i/>
          <w:iCs/>
          <w:kern w:val="0"/>
          <w14:ligatures w14:val="none"/>
        </w:rPr>
        <w:t>Senri Ethnological Studies</w:t>
      </w:r>
      <w:r w:rsidRPr="0061164D">
        <w:rPr>
          <w:rFonts w:ascii="Times New Roman" w:eastAsia="Times New Roman" w:hAnsi="Times New Roman" w:cs="Times New Roman"/>
          <w:kern w:val="0"/>
          <w14:ligatures w14:val="none"/>
        </w:rPr>
        <w:t xml:space="preserve">. </w:t>
      </w:r>
      <w:proofErr w:type="spellStart"/>
      <w:r w:rsidRPr="0061164D">
        <w:rPr>
          <w:rFonts w:ascii="MS Mincho" w:eastAsia="MS Mincho" w:hAnsi="MS Mincho" w:cs="MS Mincho" w:hint="eastAsia"/>
          <w:kern w:val="0"/>
          <w14:ligatures w14:val="none"/>
        </w:rPr>
        <w:t>国立民族学博物館</w:t>
      </w:r>
      <w:proofErr w:type="spellEnd"/>
      <w:r w:rsidRPr="0061164D">
        <w:rPr>
          <w:rFonts w:ascii="Times New Roman" w:eastAsia="Times New Roman" w:hAnsi="Times New Roman" w:cs="Times New Roman"/>
          <w:kern w:val="0"/>
          <w14:ligatures w14:val="none"/>
        </w:rPr>
        <w:t xml:space="preserve"> 41. 189–228.</w:t>
      </w:r>
    </w:p>
    <w:p w14:paraId="4C4C66F1" w14:textId="2623F54D" w:rsidR="00650C2D" w:rsidRPr="0061164D" w:rsidRDefault="00650C2D" w:rsidP="00650C2D">
      <w:pPr>
        <w:spacing w:after="0" w:line="240" w:lineRule="auto"/>
        <w:ind w:hanging="480"/>
        <w:rPr>
          <w:rFonts w:ascii="Times New Roman" w:eastAsia="Times New Roman" w:hAnsi="Times New Roman" w:cs="Times New Roman"/>
          <w:kern w:val="0"/>
          <w14:ligatures w14:val="none"/>
        </w:rPr>
      </w:pPr>
      <w:r w:rsidRPr="00650C2D">
        <w:rPr>
          <w:rFonts w:ascii="Times New Roman" w:eastAsia="Times New Roman" w:hAnsi="Times New Roman" w:cs="Times New Roman"/>
          <w:kern w:val="0"/>
          <w14:ligatures w14:val="none"/>
        </w:rPr>
        <w:t xml:space="preserve">Lazard, Gilbert. 2002. Transitivity Revisited as an Example of a More Strict Approach in Typological Research. De Gruyter Mouton 36(3–4). 141–190. </w:t>
      </w:r>
      <w:hyperlink r:id="rId55" w:history="1">
        <w:r w:rsidRPr="00650C2D">
          <w:rPr>
            <w:rStyle w:val="Hyperlink"/>
            <w:rFonts w:ascii="Times New Roman" w:eastAsia="Times New Roman" w:hAnsi="Times New Roman" w:cs="Times New Roman"/>
            <w:kern w:val="0"/>
            <w14:ligatures w14:val="none"/>
          </w:rPr>
          <w:t>https://doi.org/10.1515/flin.2002.36.3-4.141</w:t>
        </w:r>
      </w:hyperlink>
      <w:r w:rsidRPr="00650C2D">
        <w:rPr>
          <w:rFonts w:ascii="Times New Roman" w:eastAsia="Times New Roman" w:hAnsi="Times New Roman" w:cs="Times New Roman"/>
          <w:kern w:val="0"/>
          <w14:ligatures w14:val="none"/>
        </w:rPr>
        <w:t>.</w:t>
      </w:r>
    </w:p>
    <w:p w14:paraId="32026FF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Matisoff</w:t>
      </w:r>
      <w:proofErr w:type="spellEnd"/>
      <w:r w:rsidRPr="0061164D">
        <w:rPr>
          <w:rFonts w:ascii="Times New Roman" w:eastAsia="Times New Roman" w:hAnsi="Times New Roman" w:cs="Times New Roman"/>
          <w:kern w:val="0"/>
          <w14:ligatures w14:val="none"/>
        </w:rPr>
        <w:t xml:space="preserve">, James A. 1991. Sino-Tibetan Linguistics: Present State and Future Prospects. </w:t>
      </w:r>
      <w:r w:rsidRPr="0061164D">
        <w:rPr>
          <w:rFonts w:ascii="Times New Roman" w:eastAsia="Times New Roman" w:hAnsi="Times New Roman" w:cs="Times New Roman"/>
          <w:i/>
          <w:iCs/>
          <w:kern w:val="0"/>
          <w14:ligatures w14:val="none"/>
        </w:rPr>
        <w:t>Annual Review of Anthropology</w:t>
      </w:r>
      <w:r w:rsidRPr="0061164D">
        <w:rPr>
          <w:rFonts w:ascii="Times New Roman" w:eastAsia="Times New Roman" w:hAnsi="Times New Roman" w:cs="Times New Roman"/>
          <w:kern w:val="0"/>
          <w14:ligatures w14:val="none"/>
        </w:rPr>
        <w:t>. Annual Reviews 20. 469–504.</w:t>
      </w:r>
    </w:p>
    <w:p w14:paraId="228DD7DB"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Miestamo</w:t>
      </w:r>
      <w:proofErr w:type="spellEnd"/>
      <w:r w:rsidRPr="0061164D">
        <w:rPr>
          <w:rFonts w:ascii="Times New Roman" w:eastAsia="Times New Roman" w:hAnsi="Times New Roman" w:cs="Times New Roman"/>
          <w:kern w:val="0"/>
          <w14:ligatures w14:val="none"/>
        </w:rPr>
        <w:t xml:space="preserve">, Matti. 2008. Grammatical complexity in cross-linguistic perspective. In Matti </w:t>
      </w:r>
      <w:proofErr w:type="spellStart"/>
      <w:r w:rsidRPr="0061164D">
        <w:rPr>
          <w:rFonts w:ascii="Times New Roman" w:eastAsia="Times New Roman" w:hAnsi="Times New Roman" w:cs="Times New Roman"/>
          <w:kern w:val="0"/>
          <w14:ligatures w14:val="none"/>
        </w:rPr>
        <w:t>Miestamo</w:t>
      </w:r>
      <w:proofErr w:type="spellEnd"/>
      <w:r w:rsidRPr="0061164D">
        <w:rPr>
          <w:rFonts w:ascii="Times New Roman" w:eastAsia="Times New Roman" w:hAnsi="Times New Roman" w:cs="Times New Roman"/>
          <w:kern w:val="0"/>
          <w14:ligatures w14:val="none"/>
        </w:rPr>
        <w:t xml:space="preserve">, Kaius </w:t>
      </w:r>
      <w:proofErr w:type="spellStart"/>
      <w:r w:rsidRPr="0061164D">
        <w:rPr>
          <w:rFonts w:ascii="Times New Roman" w:eastAsia="Times New Roman" w:hAnsi="Times New Roman" w:cs="Times New Roman"/>
          <w:kern w:val="0"/>
          <w14:ligatures w14:val="none"/>
        </w:rPr>
        <w:t>Sinnemäki</w:t>
      </w:r>
      <w:proofErr w:type="spellEnd"/>
      <w:r w:rsidRPr="0061164D">
        <w:rPr>
          <w:rFonts w:ascii="Times New Roman" w:eastAsia="Times New Roman" w:hAnsi="Times New Roman" w:cs="Times New Roman"/>
          <w:kern w:val="0"/>
          <w14:ligatures w14:val="none"/>
        </w:rPr>
        <w:t xml:space="preserve"> &amp; Fred Karlsson (eds.), </w:t>
      </w:r>
      <w:r w:rsidRPr="0061164D">
        <w:rPr>
          <w:rFonts w:ascii="Times New Roman" w:eastAsia="Times New Roman" w:hAnsi="Times New Roman" w:cs="Times New Roman"/>
          <w:i/>
          <w:iCs/>
          <w:kern w:val="0"/>
          <w14:ligatures w14:val="none"/>
        </w:rPr>
        <w:t>Language Complexity: Typology, contact, change</w:t>
      </w:r>
      <w:r w:rsidRPr="0061164D">
        <w:rPr>
          <w:rFonts w:ascii="Times New Roman" w:eastAsia="Times New Roman" w:hAnsi="Times New Roman" w:cs="Times New Roman"/>
          <w:kern w:val="0"/>
          <w14:ligatures w14:val="none"/>
        </w:rPr>
        <w:t xml:space="preserve">, 23–41. John Benjamins Publishing Company. </w:t>
      </w:r>
      <w:hyperlink r:id="rId56" w:history="1">
        <w:r w:rsidRPr="0061164D">
          <w:rPr>
            <w:rFonts w:ascii="Times New Roman" w:eastAsia="Times New Roman" w:hAnsi="Times New Roman" w:cs="Times New Roman"/>
            <w:color w:val="0000FF"/>
            <w:kern w:val="0"/>
            <w:u w:val="single"/>
            <w14:ligatures w14:val="none"/>
          </w:rPr>
          <w:t>https://www.degruyterbrill.com/document/doi/10.1075/slcs.94.04mie/html</w:t>
        </w:r>
      </w:hyperlink>
      <w:r w:rsidRPr="0061164D">
        <w:rPr>
          <w:rFonts w:ascii="Times New Roman" w:eastAsia="Times New Roman" w:hAnsi="Times New Roman" w:cs="Times New Roman"/>
          <w:kern w:val="0"/>
          <w14:ligatures w14:val="none"/>
        </w:rPr>
        <w:t xml:space="preserve">. </w:t>
      </w:r>
      <w:commentRangeStart w:id="2106"/>
      <w:r w:rsidRPr="0061164D">
        <w:rPr>
          <w:rFonts w:ascii="Times New Roman" w:eastAsia="Times New Roman" w:hAnsi="Times New Roman" w:cs="Times New Roman"/>
          <w:kern w:val="0"/>
          <w14:ligatures w14:val="none"/>
        </w:rPr>
        <w:t>(23 June, 2025).</w:t>
      </w:r>
      <w:commentRangeEnd w:id="2106"/>
      <w:r w:rsidR="002768AC">
        <w:rPr>
          <w:rStyle w:val="CommentReference"/>
        </w:rPr>
        <w:commentReference w:id="2106"/>
      </w:r>
    </w:p>
    <w:p w14:paraId="369EBBD5" w14:textId="55D53F6D" w:rsid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Modi, Yankee. 2017. </w:t>
      </w:r>
      <w:r w:rsidRPr="0061164D">
        <w:rPr>
          <w:rFonts w:ascii="Times New Roman" w:eastAsia="Times New Roman" w:hAnsi="Times New Roman" w:cs="Times New Roman"/>
          <w:i/>
          <w:iCs/>
          <w:kern w:val="0"/>
          <w14:ligatures w14:val="none"/>
        </w:rPr>
        <w:t xml:space="preserve">The </w:t>
      </w:r>
      <w:proofErr w:type="spellStart"/>
      <w:r w:rsidRPr="0061164D">
        <w:rPr>
          <w:rFonts w:ascii="Times New Roman" w:eastAsia="Times New Roman" w:hAnsi="Times New Roman" w:cs="Times New Roman"/>
          <w:i/>
          <w:iCs/>
          <w:kern w:val="0"/>
          <w14:ligatures w14:val="none"/>
        </w:rPr>
        <w:t>Milang</w:t>
      </w:r>
      <w:proofErr w:type="spellEnd"/>
      <w:r w:rsidRPr="0061164D">
        <w:rPr>
          <w:rFonts w:ascii="Times New Roman" w:eastAsia="Times New Roman" w:hAnsi="Times New Roman" w:cs="Times New Roman"/>
          <w:i/>
          <w:iCs/>
          <w:kern w:val="0"/>
          <w14:ligatures w14:val="none"/>
        </w:rPr>
        <w:t xml:space="preserve"> Language: Grammar and Texts</w:t>
      </w:r>
      <w:r w:rsidRPr="0061164D">
        <w:rPr>
          <w:rFonts w:ascii="Times New Roman" w:eastAsia="Times New Roman" w:hAnsi="Times New Roman" w:cs="Times New Roman"/>
          <w:kern w:val="0"/>
          <w14:ligatures w14:val="none"/>
        </w:rPr>
        <w:t xml:space="preserve">. Universität Bern </w:t>
      </w:r>
      <w:r w:rsidR="00FF181E">
        <w:rPr>
          <w:rFonts w:ascii="Times New Roman" w:eastAsia="Times New Roman" w:hAnsi="Times New Roman" w:cs="Times New Roman"/>
          <w:kern w:val="0"/>
          <w14:ligatures w14:val="none"/>
        </w:rPr>
        <w:t>P</w:t>
      </w:r>
      <w:r w:rsidRPr="0061164D">
        <w:rPr>
          <w:rFonts w:ascii="Times New Roman" w:eastAsia="Times New Roman" w:hAnsi="Times New Roman" w:cs="Times New Roman"/>
          <w:kern w:val="0"/>
          <w14:ligatures w14:val="none"/>
        </w:rPr>
        <w:t>h</w:t>
      </w:r>
      <w:r w:rsidR="00FF181E">
        <w:rPr>
          <w:rFonts w:ascii="Times New Roman" w:eastAsia="Times New Roman" w:hAnsi="Times New Roman" w:cs="Times New Roman"/>
          <w:kern w:val="0"/>
          <w14:ligatures w14:val="none"/>
        </w:rPr>
        <w:t>D Thesis</w:t>
      </w:r>
      <w:r w:rsidRPr="0061164D">
        <w:rPr>
          <w:rFonts w:ascii="Times New Roman" w:eastAsia="Times New Roman" w:hAnsi="Times New Roman" w:cs="Times New Roman"/>
          <w:kern w:val="0"/>
          <w14:ligatures w14:val="none"/>
        </w:rPr>
        <w:t>.</w:t>
      </w:r>
    </w:p>
    <w:p w14:paraId="6C022D97" w14:textId="5B816980" w:rsidR="00A111CD" w:rsidRPr="0061164D" w:rsidRDefault="00394000" w:rsidP="00394000">
      <w:pPr>
        <w:spacing w:after="0" w:line="240" w:lineRule="auto"/>
        <w:ind w:hanging="480"/>
        <w:rPr>
          <w:rFonts w:ascii="Times New Roman" w:eastAsia="Times New Roman" w:hAnsi="Times New Roman" w:cs="Times New Roman"/>
          <w:kern w:val="0"/>
          <w14:ligatures w14:val="none"/>
        </w:rPr>
      </w:pPr>
      <w:r w:rsidRPr="00394000">
        <w:rPr>
          <w:rFonts w:ascii="Times New Roman" w:eastAsia="Times New Roman" w:hAnsi="Times New Roman" w:cs="Times New Roman"/>
          <w:kern w:val="0"/>
          <w14:ligatures w14:val="none"/>
        </w:rPr>
        <w:t xml:space="preserve">Morey, Stephen. 2010. </w:t>
      </w:r>
      <w:proofErr w:type="spellStart"/>
      <w:r w:rsidRPr="00394000">
        <w:rPr>
          <w:rFonts w:ascii="Times New Roman" w:eastAsia="Times New Roman" w:hAnsi="Times New Roman" w:cs="Times New Roman"/>
          <w:i/>
          <w:iCs/>
          <w:kern w:val="0"/>
          <w14:ligatures w14:val="none"/>
        </w:rPr>
        <w:t>Turung</w:t>
      </w:r>
      <w:proofErr w:type="spellEnd"/>
      <w:r w:rsidRPr="00394000">
        <w:rPr>
          <w:rFonts w:ascii="Times New Roman" w:eastAsia="Times New Roman" w:hAnsi="Times New Roman" w:cs="Times New Roman"/>
          <w:i/>
          <w:iCs/>
          <w:kern w:val="0"/>
          <w14:ligatures w14:val="none"/>
        </w:rPr>
        <w:t xml:space="preserve">: a variety of </w:t>
      </w:r>
      <w:proofErr w:type="spellStart"/>
      <w:r w:rsidRPr="00394000">
        <w:rPr>
          <w:rFonts w:ascii="Times New Roman" w:eastAsia="Times New Roman" w:hAnsi="Times New Roman" w:cs="Times New Roman"/>
          <w:i/>
          <w:iCs/>
          <w:kern w:val="0"/>
          <w14:ligatures w14:val="none"/>
        </w:rPr>
        <w:t>Singpho</w:t>
      </w:r>
      <w:proofErr w:type="spellEnd"/>
      <w:r w:rsidRPr="00394000">
        <w:rPr>
          <w:rFonts w:ascii="Times New Roman" w:eastAsia="Times New Roman" w:hAnsi="Times New Roman" w:cs="Times New Roman"/>
          <w:i/>
          <w:iCs/>
          <w:kern w:val="0"/>
          <w14:ligatures w14:val="none"/>
        </w:rPr>
        <w:t xml:space="preserve"> language spoken in Assam</w:t>
      </w:r>
      <w:r w:rsidRPr="00394000">
        <w:rPr>
          <w:rFonts w:ascii="Times New Roman" w:eastAsia="Times New Roman" w:hAnsi="Times New Roman" w:cs="Times New Roman"/>
          <w:kern w:val="0"/>
          <w14:ligatures w14:val="none"/>
        </w:rPr>
        <w:t xml:space="preserve"> (Pacific Linguistics). Vol. 614. Canberra: Research School of Pacific and Asian Studies, Australian National University.</w:t>
      </w:r>
    </w:p>
    <w:p w14:paraId="3D598A56" w14:textId="49F8A70D" w:rsidR="00FF181E" w:rsidRDefault="00FF181E" w:rsidP="00FF181E">
      <w:pPr>
        <w:spacing w:after="0" w:line="240" w:lineRule="auto"/>
        <w:ind w:hanging="480"/>
        <w:rPr>
          <w:rFonts w:ascii="Times New Roman" w:eastAsia="Times New Roman" w:hAnsi="Times New Roman" w:cs="Times New Roman"/>
          <w:kern w:val="0"/>
          <w14:ligatures w14:val="none"/>
        </w:rPr>
      </w:pPr>
      <w:r w:rsidRPr="00FF181E">
        <w:rPr>
          <w:rFonts w:ascii="Times New Roman" w:eastAsia="Times New Roman" w:hAnsi="Times New Roman" w:cs="Times New Roman"/>
          <w:kern w:val="0"/>
          <w14:ligatures w14:val="none"/>
        </w:rPr>
        <w:t xml:space="preserve">Murdock, G. P., R. Textor, H. Barry, III, D. R. White, J. P. Gray, and W. T. </w:t>
      </w:r>
      <w:proofErr w:type="spellStart"/>
      <w:r w:rsidRPr="00FF181E">
        <w:rPr>
          <w:rFonts w:ascii="Times New Roman" w:eastAsia="Times New Roman" w:hAnsi="Times New Roman" w:cs="Times New Roman"/>
          <w:kern w:val="0"/>
          <w14:ligatures w14:val="none"/>
        </w:rPr>
        <w:t>Divale</w:t>
      </w:r>
      <w:proofErr w:type="spellEnd"/>
      <w:r w:rsidRPr="00FF181E">
        <w:rPr>
          <w:rFonts w:ascii="Times New Roman" w:eastAsia="Times New Roman" w:hAnsi="Times New Roman" w:cs="Times New Roman"/>
          <w:kern w:val="0"/>
          <w14:ligatures w14:val="none"/>
        </w:rPr>
        <w:t xml:space="preserve">. 1999. Ethnographic Atlas. World Cultures 10:24-136 </w:t>
      </w:r>
      <w:commentRangeStart w:id="2107"/>
      <w:r w:rsidRPr="00FF181E">
        <w:rPr>
          <w:rFonts w:ascii="Times New Roman" w:eastAsia="Times New Roman" w:hAnsi="Times New Roman" w:cs="Times New Roman"/>
          <w:kern w:val="0"/>
          <w14:ligatures w14:val="none"/>
        </w:rPr>
        <w:t>(codebook)</w:t>
      </w:r>
      <w:commentRangeEnd w:id="2107"/>
      <w:r w:rsidR="002768AC">
        <w:rPr>
          <w:rStyle w:val="CommentReference"/>
        </w:rPr>
        <w:commentReference w:id="2107"/>
      </w:r>
    </w:p>
    <w:p w14:paraId="3D567D1C" w14:textId="40955E90" w:rsidR="007A3995" w:rsidRPr="0061164D" w:rsidRDefault="0061164D" w:rsidP="00FF181E">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Murdock, G. P., R. Textor, III H. Barry, D. R. White, J. P. Gray, W. T. </w:t>
      </w:r>
      <w:proofErr w:type="spellStart"/>
      <w:r w:rsidRPr="0061164D">
        <w:rPr>
          <w:rFonts w:ascii="Times New Roman" w:eastAsia="Times New Roman" w:hAnsi="Times New Roman" w:cs="Times New Roman"/>
          <w:kern w:val="0"/>
          <w14:ligatures w14:val="none"/>
        </w:rPr>
        <w:t>Divale</w:t>
      </w:r>
      <w:proofErr w:type="spellEnd"/>
      <w:r w:rsidRPr="0061164D">
        <w:rPr>
          <w:rFonts w:ascii="Times New Roman" w:eastAsia="Times New Roman" w:hAnsi="Times New Roman" w:cs="Times New Roman"/>
          <w:kern w:val="0"/>
          <w14:ligatures w14:val="none"/>
        </w:rPr>
        <w:t xml:space="preserve">, Kathryn R. Kirby, et al. 2024. D-PLACE dataset derived from Murdock et al. 1999 “Ethnographic Atlas.” Zenodo. </w:t>
      </w:r>
      <w:hyperlink r:id="rId57" w:history="1">
        <w:r w:rsidRPr="0061164D">
          <w:rPr>
            <w:rFonts w:ascii="Times New Roman" w:eastAsia="Times New Roman" w:hAnsi="Times New Roman" w:cs="Times New Roman"/>
            <w:color w:val="0000FF"/>
            <w:kern w:val="0"/>
            <w:u w:val="single"/>
            <w14:ligatures w14:val="none"/>
          </w:rPr>
          <w:t>https://doi.org/10.5281/ZENODO.13319191</w:t>
        </w:r>
      </w:hyperlink>
      <w:r w:rsidRPr="0061164D">
        <w:rPr>
          <w:rFonts w:ascii="Times New Roman" w:eastAsia="Times New Roman" w:hAnsi="Times New Roman" w:cs="Times New Roman"/>
          <w:kern w:val="0"/>
          <w14:ligatures w14:val="none"/>
        </w:rPr>
        <w:t>.</w:t>
      </w:r>
    </w:p>
    <w:p w14:paraId="38494E6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Nettle, Daniel. 2012. Social scale and structural complexity in human languages. </w:t>
      </w:r>
      <w:r w:rsidRPr="0061164D">
        <w:rPr>
          <w:rFonts w:ascii="Times New Roman" w:eastAsia="Times New Roman" w:hAnsi="Times New Roman" w:cs="Times New Roman"/>
          <w:i/>
          <w:iCs/>
          <w:kern w:val="0"/>
          <w14:ligatures w14:val="none"/>
        </w:rPr>
        <w:t>Philosophical Transactions of the Royal Society B: Biological Sciences</w:t>
      </w:r>
      <w:r w:rsidRPr="0061164D">
        <w:rPr>
          <w:rFonts w:ascii="Times New Roman" w:eastAsia="Times New Roman" w:hAnsi="Times New Roman" w:cs="Times New Roman"/>
          <w:kern w:val="0"/>
          <w14:ligatures w14:val="none"/>
        </w:rPr>
        <w:t xml:space="preserve">. Royal Society 367(1597). 1829–1836. </w:t>
      </w:r>
      <w:hyperlink r:id="rId58" w:history="1">
        <w:r w:rsidRPr="0061164D">
          <w:rPr>
            <w:rFonts w:ascii="Times New Roman" w:eastAsia="Times New Roman" w:hAnsi="Times New Roman" w:cs="Times New Roman"/>
            <w:color w:val="0000FF"/>
            <w:kern w:val="0"/>
            <w:u w:val="single"/>
            <w14:ligatures w14:val="none"/>
          </w:rPr>
          <w:t>https://doi.org/10.1098/rstb.2011.0216</w:t>
        </w:r>
      </w:hyperlink>
      <w:r w:rsidRPr="0061164D">
        <w:rPr>
          <w:rFonts w:ascii="Times New Roman" w:eastAsia="Times New Roman" w:hAnsi="Times New Roman" w:cs="Times New Roman"/>
          <w:kern w:val="0"/>
          <w14:ligatures w14:val="none"/>
        </w:rPr>
        <w:t>.</w:t>
      </w:r>
    </w:p>
    <w:p w14:paraId="6F509F0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lastRenderedPageBreak/>
        <w:t xml:space="preserve">Nichols, Johanna. 2013. The vertical archipelago: Adding the third dimension to linguistic geography. In Peter Auer, Martin Hilpert, Anja </w:t>
      </w:r>
      <w:proofErr w:type="spellStart"/>
      <w:r w:rsidRPr="0061164D">
        <w:rPr>
          <w:rFonts w:ascii="Times New Roman" w:eastAsia="Times New Roman" w:hAnsi="Times New Roman" w:cs="Times New Roman"/>
          <w:kern w:val="0"/>
          <w14:ligatures w14:val="none"/>
        </w:rPr>
        <w:t>Stukenbrock</w:t>
      </w:r>
      <w:proofErr w:type="spellEnd"/>
      <w:r w:rsidRPr="0061164D">
        <w:rPr>
          <w:rFonts w:ascii="Times New Roman" w:eastAsia="Times New Roman" w:hAnsi="Times New Roman" w:cs="Times New Roman"/>
          <w:kern w:val="0"/>
          <w14:ligatures w14:val="none"/>
        </w:rPr>
        <w:t xml:space="preserve"> &amp; Benedikt </w:t>
      </w:r>
      <w:proofErr w:type="spellStart"/>
      <w:r w:rsidRPr="0061164D">
        <w:rPr>
          <w:rFonts w:ascii="Times New Roman" w:eastAsia="Times New Roman" w:hAnsi="Times New Roman" w:cs="Times New Roman"/>
          <w:kern w:val="0"/>
          <w14:ligatures w14:val="none"/>
        </w:rPr>
        <w:t>Szmrecsanyi</w:t>
      </w:r>
      <w:proofErr w:type="spellEnd"/>
      <w:r w:rsidRPr="0061164D">
        <w:rPr>
          <w:rFonts w:ascii="Times New Roman" w:eastAsia="Times New Roman" w:hAnsi="Times New Roman" w:cs="Times New Roman"/>
          <w:kern w:val="0"/>
          <w14:ligatures w14:val="none"/>
        </w:rPr>
        <w:t xml:space="preserve"> (eds.), </w:t>
      </w:r>
      <w:r w:rsidRPr="0061164D">
        <w:rPr>
          <w:rFonts w:ascii="Times New Roman" w:eastAsia="Times New Roman" w:hAnsi="Times New Roman" w:cs="Times New Roman"/>
          <w:i/>
          <w:iCs/>
          <w:kern w:val="0"/>
          <w14:ligatures w14:val="none"/>
        </w:rPr>
        <w:t>Space in Language and Linguistics</w:t>
      </w:r>
      <w:r w:rsidRPr="0061164D">
        <w:rPr>
          <w:rFonts w:ascii="Times New Roman" w:eastAsia="Times New Roman" w:hAnsi="Times New Roman" w:cs="Times New Roman"/>
          <w:kern w:val="0"/>
          <w14:ligatures w14:val="none"/>
        </w:rPr>
        <w:t xml:space="preserve">, 38–60. DE GRUYTER. </w:t>
      </w:r>
      <w:hyperlink r:id="rId59" w:history="1">
        <w:r w:rsidRPr="0061164D">
          <w:rPr>
            <w:rFonts w:ascii="Times New Roman" w:eastAsia="Times New Roman" w:hAnsi="Times New Roman" w:cs="Times New Roman"/>
            <w:color w:val="0000FF"/>
            <w:kern w:val="0"/>
            <w:u w:val="single"/>
            <w14:ligatures w14:val="none"/>
          </w:rPr>
          <w:t>https://doi.org/10.1515/9783110312027.38</w:t>
        </w:r>
      </w:hyperlink>
      <w:r w:rsidRPr="0061164D">
        <w:rPr>
          <w:rFonts w:ascii="Times New Roman" w:eastAsia="Times New Roman" w:hAnsi="Times New Roman" w:cs="Times New Roman"/>
          <w:kern w:val="0"/>
          <w14:ligatures w14:val="none"/>
        </w:rPr>
        <w:t>.</w:t>
      </w:r>
    </w:p>
    <w:p w14:paraId="02F0C9F3"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OpenTopography</w:t>
      </w:r>
      <w:proofErr w:type="spellEnd"/>
      <w:r w:rsidRPr="0061164D">
        <w:rPr>
          <w:rFonts w:ascii="Times New Roman" w:eastAsia="Times New Roman" w:hAnsi="Times New Roman" w:cs="Times New Roman"/>
          <w:kern w:val="0"/>
          <w14:ligatures w14:val="none"/>
        </w:rPr>
        <w:t>. 2013</w:t>
      </w:r>
      <w:commentRangeStart w:id="2108"/>
      <w:r w:rsidRPr="0061164D">
        <w:rPr>
          <w:rFonts w:ascii="Times New Roman" w:eastAsia="Times New Roman" w:hAnsi="Times New Roman" w:cs="Times New Roman"/>
          <w:kern w:val="0"/>
          <w14:ligatures w14:val="none"/>
        </w:rPr>
        <w:t xml:space="preserve">. Shuttle Radar Topography Mission (SRTM) Global. </w:t>
      </w:r>
      <w:commentRangeEnd w:id="2108"/>
      <w:r w:rsidR="002768AC">
        <w:rPr>
          <w:rStyle w:val="CommentReference"/>
        </w:rPr>
        <w:commentReference w:id="2108"/>
      </w:r>
      <w:proofErr w:type="spellStart"/>
      <w:r w:rsidRPr="0061164D">
        <w:rPr>
          <w:rFonts w:ascii="Times New Roman" w:eastAsia="Times New Roman" w:hAnsi="Times New Roman" w:cs="Times New Roman"/>
          <w:kern w:val="0"/>
          <w14:ligatures w14:val="none"/>
        </w:rPr>
        <w:t>OpenTopography</w:t>
      </w:r>
      <w:proofErr w:type="spellEnd"/>
      <w:r w:rsidRPr="0061164D">
        <w:rPr>
          <w:rFonts w:ascii="Times New Roman" w:eastAsia="Times New Roman" w:hAnsi="Times New Roman" w:cs="Times New Roman"/>
          <w:kern w:val="0"/>
          <w14:ligatures w14:val="none"/>
        </w:rPr>
        <w:t xml:space="preserve">. </w:t>
      </w:r>
      <w:hyperlink r:id="rId60" w:history="1">
        <w:r w:rsidRPr="0061164D">
          <w:rPr>
            <w:rFonts w:ascii="Times New Roman" w:eastAsia="Times New Roman" w:hAnsi="Times New Roman" w:cs="Times New Roman"/>
            <w:color w:val="0000FF"/>
            <w:kern w:val="0"/>
            <w:u w:val="single"/>
            <w14:ligatures w14:val="none"/>
          </w:rPr>
          <w:t>https://doi.org/10.5069/G9445JDF</w:t>
        </w:r>
      </w:hyperlink>
      <w:r w:rsidRPr="0061164D">
        <w:rPr>
          <w:rFonts w:ascii="Times New Roman" w:eastAsia="Times New Roman" w:hAnsi="Times New Roman" w:cs="Times New Roman"/>
          <w:kern w:val="0"/>
          <w14:ligatures w14:val="none"/>
        </w:rPr>
        <w:t>.</w:t>
      </w:r>
    </w:p>
    <w:p w14:paraId="518B4EBC"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Post, </w:t>
      </w:r>
      <w:commentRangeStart w:id="2109"/>
      <w:r w:rsidRPr="0061164D">
        <w:rPr>
          <w:rFonts w:ascii="Times New Roman" w:eastAsia="Times New Roman" w:hAnsi="Times New Roman" w:cs="Times New Roman"/>
          <w:kern w:val="0"/>
          <w14:ligatures w14:val="none"/>
        </w:rPr>
        <w:t xml:space="preserve">Mark W., Stephen Morey &amp; Toni Huber (eds.). 2022. </w:t>
      </w:r>
      <w:r w:rsidRPr="0061164D">
        <w:rPr>
          <w:rFonts w:ascii="Times New Roman" w:eastAsia="Times New Roman" w:hAnsi="Times New Roman" w:cs="Times New Roman"/>
          <w:i/>
          <w:iCs/>
          <w:kern w:val="0"/>
          <w14:ligatures w14:val="none"/>
        </w:rPr>
        <w:t>Ethnolinguistic Prehistory of the Eastern Himalaya</w:t>
      </w:r>
      <w:r w:rsidRPr="0061164D">
        <w:rPr>
          <w:rFonts w:ascii="Times New Roman" w:eastAsia="Times New Roman" w:hAnsi="Times New Roman" w:cs="Times New Roman"/>
          <w:kern w:val="0"/>
          <w14:ligatures w14:val="none"/>
        </w:rPr>
        <w:t xml:space="preserve">. Brill. </w:t>
      </w:r>
      <w:hyperlink r:id="rId61" w:history="1">
        <w:r w:rsidRPr="0061164D">
          <w:rPr>
            <w:rFonts w:ascii="Times New Roman" w:eastAsia="Times New Roman" w:hAnsi="Times New Roman" w:cs="Times New Roman"/>
            <w:color w:val="0000FF"/>
            <w:kern w:val="0"/>
            <w:u w:val="single"/>
            <w14:ligatures w14:val="none"/>
          </w:rPr>
          <w:t>https://brill.com/edcollbook/title/61878</w:t>
        </w:r>
      </w:hyperlink>
      <w:r w:rsidRPr="0061164D">
        <w:rPr>
          <w:rFonts w:ascii="Times New Roman" w:eastAsia="Times New Roman" w:hAnsi="Times New Roman" w:cs="Times New Roman"/>
          <w:kern w:val="0"/>
          <w14:ligatures w14:val="none"/>
        </w:rPr>
        <w:t>. (28 August, 2024).</w:t>
      </w:r>
      <w:commentRangeEnd w:id="2109"/>
      <w:r w:rsidR="002768AC">
        <w:rPr>
          <w:rStyle w:val="CommentReference"/>
        </w:rPr>
        <w:commentReference w:id="2109"/>
      </w:r>
    </w:p>
    <w:p w14:paraId="68585EC2" w14:textId="77777777" w:rsid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Post, Mark William. 2007. </w:t>
      </w:r>
      <w:r w:rsidRPr="0061164D">
        <w:rPr>
          <w:rFonts w:ascii="Times New Roman" w:eastAsia="Times New Roman" w:hAnsi="Times New Roman" w:cs="Times New Roman"/>
          <w:i/>
          <w:iCs/>
          <w:kern w:val="0"/>
          <w14:ligatures w14:val="none"/>
        </w:rPr>
        <w:t>A Grammar of Galo</w:t>
      </w:r>
      <w:r w:rsidRPr="0061164D">
        <w:rPr>
          <w:rFonts w:ascii="Times New Roman" w:eastAsia="Times New Roman" w:hAnsi="Times New Roman" w:cs="Times New Roman"/>
          <w:kern w:val="0"/>
          <w14:ligatures w14:val="none"/>
        </w:rPr>
        <w:t>. La Trobe University.</w:t>
      </w:r>
    </w:p>
    <w:p w14:paraId="217AB64E" w14:textId="072F5605" w:rsidR="003F322E" w:rsidRPr="0061164D" w:rsidRDefault="003F322E" w:rsidP="003F322E">
      <w:pPr>
        <w:spacing w:after="0" w:line="240" w:lineRule="auto"/>
        <w:ind w:hanging="480"/>
        <w:rPr>
          <w:rFonts w:ascii="Times New Roman" w:eastAsia="Times New Roman" w:hAnsi="Times New Roman" w:cs="Times New Roman"/>
          <w:kern w:val="0"/>
          <w14:ligatures w14:val="none"/>
        </w:rPr>
      </w:pPr>
      <w:r w:rsidRPr="003F322E">
        <w:rPr>
          <w:rFonts w:ascii="Times New Roman" w:eastAsia="Times New Roman" w:hAnsi="Times New Roman" w:cs="Times New Roman"/>
          <w:kern w:val="0"/>
          <w14:ligatures w14:val="none"/>
        </w:rPr>
        <w:t xml:space="preserve">Post, Mark W. &amp; Robbins Burling. 2016. The Tibeto-Burman Languages of Northeast India. In </w:t>
      </w:r>
      <w:r w:rsidRPr="003F322E">
        <w:rPr>
          <w:rFonts w:ascii="Times New Roman" w:eastAsia="Times New Roman" w:hAnsi="Times New Roman" w:cs="Times New Roman"/>
          <w:i/>
          <w:iCs/>
          <w:kern w:val="0"/>
          <w14:ligatures w14:val="none"/>
        </w:rPr>
        <w:t>The Sino-Tibetan Languages</w:t>
      </w:r>
      <w:r w:rsidRPr="003F322E">
        <w:rPr>
          <w:rFonts w:ascii="Times New Roman" w:eastAsia="Times New Roman" w:hAnsi="Times New Roman" w:cs="Times New Roman"/>
          <w:kern w:val="0"/>
          <w14:ligatures w14:val="none"/>
        </w:rPr>
        <w:t xml:space="preserve">, 213–242. 2nd </w:t>
      </w:r>
      <w:proofErr w:type="spellStart"/>
      <w:r w:rsidRPr="003F322E">
        <w:rPr>
          <w:rFonts w:ascii="Times New Roman" w:eastAsia="Times New Roman" w:hAnsi="Times New Roman" w:cs="Times New Roman"/>
          <w:kern w:val="0"/>
          <w14:ligatures w14:val="none"/>
        </w:rPr>
        <w:t>edn</w:t>
      </w:r>
      <w:proofErr w:type="spellEnd"/>
      <w:r w:rsidRPr="003F322E">
        <w:rPr>
          <w:rFonts w:ascii="Times New Roman" w:eastAsia="Times New Roman" w:hAnsi="Times New Roman" w:cs="Times New Roman"/>
          <w:kern w:val="0"/>
          <w14:ligatures w14:val="none"/>
        </w:rPr>
        <w:t xml:space="preserve">. Second edition. | Milton Park, Abingdon, Oxon; New York, NY: Routledge. </w:t>
      </w:r>
      <w:hyperlink r:id="rId62" w:history="1">
        <w:r w:rsidRPr="003F322E">
          <w:rPr>
            <w:rStyle w:val="Hyperlink"/>
            <w:rFonts w:ascii="Times New Roman" w:eastAsia="Times New Roman" w:hAnsi="Times New Roman" w:cs="Times New Roman"/>
            <w:kern w:val="0"/>
            <w14:ligatures w14:val="none"/>
          </w:rPr>
          <w:t>https://doi.org/10.4324/9781315399508</w:t>
        </w:r>
      </w:hyperlink>
      <w:r w:rsidRPr="003F322E">
        <w:rPr>
          <w:rFonts w:ascii="Times New Roman" w:eastAsia="Times New Roman" w:hAnsi="Times New Roman" w:cs="Times New Roman"/>
          <w:kern w:val="0"/>
          <w14:ligatures w14:val="none"/>
        </w:rPr>
        <w:t>.</w:t>
      </w:r>
    </w:p>
    <w:p w14:paraId="213817DD"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commentRangeStart w:id="2110"/>
      <w:r w:rsidRPr="0061164D">
        <w:rPr>
          <w:rFonts w:ascii="Times New Roman" w:eastAsia="Times New Roman" w:hAnsi="Times New Roman" w:cs="Times New Roman"/>
          <w:kern w:val="0"/>
          <w14:ligatures w14:val="none"/>
        </w:rPr>
        <w:t xml:space="preserve">QGIS Development Team. </w:t>
      </w:r>
      <w:r w:rsidRPr="0061164D">
        <w:rPr>
          <w:rFonts w:ascii="Times New Roman" w:eastAsia="Times New Roman" w:hAnsi="Times New Roman" w:cs="Times New Roman"/>
          <w:i/>
          <w:iCs/>
          <w:kern w:val="0"/>
          <w14:ligatures w14:val="none"/>
        </w:rPr>
        <w:t>QGIS Geographic Information System</w:t>
      </w:r>
      <w:r w:rsidRPr="0061164D">
        <w:rPr>
          <w:rFonts w:ascii="Times New Roman" w:eastAsia="Times New Roman" w:hAnsi="Times New Roman" w:cs="Times New Roman"/>
          <w:kern w:val="0"/>
          <w14:ligatures w14:val="none"/>
        </w:rPr>
        <w:t xml:space="preserve">. QGIS Association. </w:t>
      </w:r>
      <w:hyperlink r:id="rId63" w:history="1">
        <w:r w:rsidRPr="0061164D">
          <w:rPr>
            <w:rFonts w:ascii="Times New Roman" w:eastAsia="Times New Roman" w:hAnsi="Times New Roman" w:cs="Times New Roman"/>
            <w:color w:val="0000FF"/>
            <w:kern w:val="0"/>
            <w:u w:val="single"/>
            <w14:ligatures w14:val="none"/>
          </w:rPr>
          <w:t>https://www.qgis.org</w:t>
        </w:r>
      </w:hyperlink>
      <w:r w:rsidRPr="0061164D">
        <w:rPr>
          <w:rFonts w:ascii="Times New Roman" w:eastAsia="Times New Roman" w:hAnsi="Times New Roman" w:cs="Times New Roman"/>
          <w:kern w:val="0"/>
          <w14:ligatures w14:val="none"/>
        </w:rPr>
        <w:t>.</w:t>
      </w:r>
      <w:commentRangeEnd w:id="2110"/>
      <w:r w:rsidR="002768AC">
        <w:rPr>
          <w:rStyle w:val="CommentReference"/>
        </w:rPr>
        <w:commentReference w:id="2110"/>
      </w:r>
    </w:p>
    <w:p w14:paraId="7FF83586"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R Core Team. 2023. R: A Language and Environment for Statistical Computing. Vienna, Austria: R Foundation for Statistical Computing. </w:t>
      </w:r>
      <w:hyperlink r:id="rId64" w:history="1">
        <w:r w:rsidRPr="0061164D">
          <w:rPr>
            <w:rFonts w:ascii="Times New Roman" w:eastAsia="Times New Roman" w:hAnsi="Times New Roman" w:cs="Times New Roman"/>
            <w:color w:val="0000FF"/>
            <w:kern w:val="0"/>
            <w:u w:val="single"/>
            <w14:ligatures w14:val="none"/>
          </w:rPr>
          <w:t>https://www.R-project.org</w:t>
        </w:r>
      </w:hyperlink>
      <w:r w:rsidRPr="0061164D">
        <w:rPr>
          <w:rFonts w:ascii="Times New Roman" w:eastAsia="Times New Roman" w:hAnsi="Times New Roman" w:cs="Times New Roman"/>
          <w:kern w:val="0"/>
          <w14:ligatures w14:val="none"/>
        </w:rPr>
        <w:t>.</w:t>
      </w:r>
    </w:p>
    <w:p w14:paraId="702A5761"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Saikia, </w:t>
      </w:r>
      <w:proofErr w:type="spellStart"/>
      <w:r w:rsidRPr="0061164D">
        <w:rPr>
          <w:rFonts w:ascii="Times New Roman" w:eastAsia="Times New Roman" w:hAnsi="Times New Roman" w:cs="Times New Roman"/>
          <w:kern w:val="0"/>
          <w14:ligatures w14:val="none"/>
        </w:rPr>
        <w:t>Arupjyoti</w:t>
      </w:r>
      <w:proofErr w:type="spellEnd"/>
      <w:r w:rsidRPr="0061164D">
        <w:rPr>
          <w:rFonts w:ascii="Times New Roman" w:eastAsia="Times New Roman" w:hAnsi="Times New Roman" w:cs="Times New Roman"/>
          <w:kern w:val="0"/>
          <w14:ligatures w14:val="none"/>
        </w:rPr>
        <w:t xml:space="preserve">. 2012. The Historical Geography of the Assam Violence. </w:t>
      </w:r>
      <w:r w:rsidRPr="0061164D">
        <w:rPr>
          <w:rFonts w:ascii="Times New Roman" w:eastAsia="Times New Roman" w:hAnsi="Times New Roman" w:cs="Times New Roman"/>
          <w:i/>
          <w:iCs/>
          <w:kern w:val="0"/>
          <w14:ligatures w14:val="none"/>
        </w:rPr>
        <w:t>Economic and Political Weekly</w:t>
      </w:r>
      <w:r w:rsidRPr="0061164D">
        <w:rPr>
          <w:rFonts w:ascii="Times New Roman" w:eastAsia="Times New Roman" w:hAnsi="Times New Roman" w:cs="Times New Roman"/>
          <w:kern w:val="0"/>
          <w14:ligatures w14:val="none"/>
        </w:rPr>
        <w:t>. Economic and Political Weekly 47(41). 15–18.</w:t>
      </w:r>
    </w:p>
    <w:p w14:paraId="23670E4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Scott, James C. 2009. </w:t>
      </w:r>
      <w:r w:rsidRPr="0061164D">
        <w:rPr>
          <w:rFonts w:ascii="Times New Roman" w:eastAsia="Times New Roman" w:hAnsi="Times New Roman" w:cs="Times New Roman"/>
          <w:i/>
          <w:iCs/>
          <w:kern w:val="0"/>
          <w14:ligatures w14:val="none"/>
        </w:rPr>
        <w:t>The Art of Not Being Governed: An Anarchist History of Upland Southeast Asia</w:t>
      </w:r>
      <w:r w:rsidRPr="0061164D">
        <w:rPr>
          <w:rFonts w:ascii="Times New Roman" w:eastAsia="Times New Roman" w:hAnsi="Times New Roman" w:cs="Times New Roman"/>
          <w:kern w:val="0"/>
          <w14:ligatures w14:val="none"/>
        </w:rPr>
        <w:t>. Yale University Press.</w:t>
      </w:r>
    </w:p>
    <w:p w14:paraId="439AFB14"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Shcherbakova, Olena, Damián E. Blasi, Volker Gast,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Russell D. Gray &amp; Simon J. Greenhill. 2024. The evolutionary dynamics of how languages signal who does what to whom. </w:t>
      </w:r>
      <w:r w:rsidRPr="0061164D">
        <w:rPr>
          <w:rFonts w:ascii="Times New Roman" w:eastAsia="Times New Roman" w:hAnsi="Times New Roman" w:cs="Times New Roman"/>
          <w:i/>
          <w:iCs/>
          <w:kern w:val="0"/>
          <w14:ligatures w14:val="none"/>
        </w:rPr>
        <w:t>Scientific Reports</w:t>
      </w:r>
      <w:r w:rsidRPr="0061164D">
        <w:rPr>
          <w:rFonts w:ascii="Times New Roman" w:eastAsia="Times New Roman" w:hAnsi="Times New Roman" w:cs="Times New Roman"/>
          <w:kern w:val="0"/>
          <w14:ligatures w14:val="none"/>
        </w:rPr>
        <w:t xml:space="preserve"> 14(1). 7259. </w:t>
      </w:r>
      <w:hyperlink r:id="rId65" w:history="1">
        <w:r w:rsidRPr="0061164D">
          <w:rPr>
            <w:rFonts w:ascii="Times New Roman" w:eastAsia="Times New Roman" w:hAnsi="Times New Roman" w:cs="Times New Roman"/>
            <w:color w:val="0000FF"/>
            <w:kern w:val="0"/>
            <w:u w:val="single"/>
            <w14:ligatures w14:val="none"/>
          </w:rPr>
          <w:t>https://doi.org/10.1038/s41598-024-51542-5</w:t>
        </w:r>
      </w:hyperlink>
      <w:r w:rsidRPr="0061164D">
        <w:rPr>
          <w:rFonts w:ascii="Times New Roman" w:eastAsia="Times New Roman" w:hAnsi="Times New Roman" w:cs="Times New Roman"/>
          <w:kern w:val="0"/>
          <w14:ligatures w14:val="none"/>
        </w:rPr>
        <w:t>.</w:t>
      </w:r>
    </w:p>
    <w:p w14:paraId="2B9F06D5"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Shcherbakova, Olena, Volker Gast, Damián E. Blasi,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Russell D. Gray &amp; Simon J. Greenhill. 2023. A quantitative global test of the complexity trade-off hypothesis: the case of nominal and verbal grammatical marking. </w:t>
      </w:r>
      <w:r w:rsidRPr="0061164D">
        <w:rPr>
          <w:rFonts w:ascii="Times New Roman" w:eastAsia="Times New Roman" w:hAnsi="Times New Roman" w:cs="Times New Roman"/>
          <w:i/>
          <w:iCs/>
          <w:kern w:val="0"/>
          <w14:ligatures w14:val="none"/>
        </w:rPr>
        <w:t>Linguistics Vanguard</w:t>
      </w:r>
      <w:r w:rsidRPr="0061164D">
        <w:rPr>
          <w:rFonts w:ascii="Times New Roman" w:eastAsia="Times New Roman" w:hAnsi="Times New Roman" w:cs="Times New Roman"/>
          <w:kern w:val="0"/>
          <w14:ligatures w14:val="none"/>
        </w:rPr>
        <w:t xml:space="preserve">. De Gruyter Mouton 9(s1). 155–167. </w:t>
      </w:r>
      <w:hyperlink r:id="rId66" w:history="1">
        <w:r w:rsidRPr="0061164D">
          <w:rPr>
            <w:rFonts w:ascii="Times New Roman" w:eastAsia="Times New Roman" w:hAnsi="Times New Roman" w:cs="Times New Roman"/>
            <w:color w:val="0000FF"/>
            <w:kern w:val="0"/>
            <w:u w:val="single"/>
            <w14:ligatures w14:val="none"/>
          </w:rPr>
          <w:t>https://doi.org/10.1515/lingvan-2021-0011</w:t>
        </w:r>
      </w:hyperlink>
      <w:r w:rsidRPr="0061164D">
        <w:rPr>
          <w:rFonts w:ascii="Times New Roman" w:eastAsia="Times New Roman" w:hAnsi="Times New Roman" w:cs="Times New Roman"/>
          <w:kern w:val="0"/>
          <w14:ligatures w14:val="none"/>
        </w:rPr>
        <w:t>.</w:t>
      </w:r>
    </w:p>
    <w:p w14:paraId="0ED5E7A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Shcherbakova, Olena, Susanne Maria Michaelis, Hannah J. Haynie, Sam Passmore, Volker Gast, Russell D. Gray, Simon J. Greenhill, Damián E. Blasi &amp; Hedvig </w:t>
      </w:r>
      <w:proofErr w:type="spellStart"/>
      <w:r w:rsidRPr="0061164D">
        <w:rPr>
          <w:rFonts w:ascii="Times New Roman" w:eastAsia="Times New Roman" w:hAnsi="Times New Roman" w:cs="Times New Roman"/>
          <w:kern w:val="0"/>
          <w14:ligatures w14:val="none"/>
        </w:rPr>
        <w:t>Skirgård</w:t>
      </w:r>
      <w:proofErr w:type="spellEnd"/>
      <w:r w:rsidRPr="0061164D">
        <w:rPr>
          <w:rFonts w:ascii="Times New Roman" w:eastAsia="Times New Roman" w:hAnsi="Times New Roman" w:cs="Times New Roman"/>
          <w:kern w:val="0"/>
          <w14:ligatures w14:val="none"/>
        </w:rPr>
        <w:t xml:space="preserve">. 2023. Societies of strangers do not speak less complex languages. </w:t>
      </w:r>
      <w:r w:rsidRPr="0061164D">
        <w:rPr>
          <w:rFonts w:ascii="Times New Roman" w:eastAsia="Times New Roman" w:hAnsi="Times New Roman" w:cs="Times New Roman"/>
          <w:i/>
          <w:iCs/>
          <w:kern w:val="0"/>
          <w14:ligatures w14:val="none"/>
        </w:rPr>
        <w:t>Science Advances</w:t>
      </w:r>
      <w:r w:rsidRPr="0061164D">
        <w:rPr>
          <w:rFonts w:ascii="Times New Roman" w:eastAsia="Times New Roman" w:hAnsi="Times New Roman" w:cs="Times New Roman"/>
          <w:kern w:val="0"/>
          <w14:ligatures w14:val="none"/>
        </w:rPr>
        <w:t xml:space="preserve">. American Association for the Advancement of Science 9(33). eadf7704. </w:t>
      </w:r>
      <w:hyperlink r:id="rId67" w:history="1">
        <w:r w:rsidRPr="0061164D">
          <w:rPr>
            <w:rFonts w:ascii="Times New Roman" w:eastAsia="Times New Roman" w:hAnsi="Times New Roman" w:cs="Times New Roman"/>
            <w:color w:val="0000FF"/>
            <w:kern w:val="0"/>
            <w:u w:val="single"/>
            <w14:ligatures w14:val="none"/>
          </w:rPr>
          <w:t>https://doi.org/10.1126/sciadv.adf7704</w:t>
        </w:r>
      </w:hyperlink>
      <w:r w:rsidRPr="0061164D">
        <w:rPr>
          <w:rFonts w:ascii="Times New Roman" w:eastAsia="Times New Roman" w:hAnsi="Times New Roman" w:cs="Times New Roman"/>
          <w:kern w:val="0"/>
          <w14:ligatures w14:val="none"/>
        </w:rPr>
        <w:t>.</w:t>
      </w:r>
    </w:p>
    <w:p w14:paraId="3F25D0E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Sinnemäki</w:t>
      </w:r>
      <w:proofErr w:type="spellEnd"/>
      <w:r w:rsidRPr="0061164D">
        <w:rPr>
          <w:rFonts w:ascii="Times New Roman" w:eastAsia="Times New Roman" w:hAnsi="Times New Roman" w:cs="Times New Roman"/>
          <w:kern w:val="0"/>
          <w14:ligatures w14:val="none"/>
        </w:rPr>
        <w:t xml:space="preserve">, Kaius. 2008. Complexity trade-offs </w:t>
      </w:r>
      <w:commentRangeStart w:id="2111"/>
      <w:r w:rsidRPr="0061164D">
        <w:rPr>
          <w:rFonts w:ascii="Times New Roman" w:eastAsia="Times New Roman" w:hAnsi="Times New Roman" w:cs="Times New Roman"/>
          <w:kern w:val="0"/>
          <w14:ligatures w14:val="none"/>
        </w:rPr>
        <w:t xml:space="preserve">in core argument marking. In </w:t>
      </w:r>
      <w:r w:rsidRPr="0061164D">
        <w:rPr>
          <w:rFonts w:ascii="Times New Roman" w:eastAsia="Times New Roman" w:hAnsi="Times New Roman" w:cs="Times New Roman"/>
          <w:i/>
          <w:iCs/>
          <w:kern w:val="0"/>
          <w14:ligatures w14:val="none"/>
        </w:rPr>
        <w:t>Language Complexity</w:t>
      </w:r>
      <w:r w:rsidRPr="0061164D">
        <w:rPr>
          <w:rFonts w:ascii="Times New Roman" w:eastAsia="Times New Roman" w:hAnsi="Times New Roman" w:cs="Times New Roman"/>
          <w:kern w:val="0"/>
          <w14:ligatures w14:val="none"/>
        </w:rPr>
        <w:t xml:space="preserve">, 67–88. John Benjamins Publishing Company. </w:t>
      </w:r>
      <w:hyperlink r:id="rId68" w:history="1">
        <w:r w:rsidRPr="0061164D">
          <w:rPr>
            <w:rFonts w:ascii="Times New Roman" w:eastAsia="Times New Roman" w:hAnsi="Times New Roman" w:cs="Times New Roman"/>
            <w:color w:val="0000FF"/>
            <w:kern w:val="0"/>
            <w:u w:val="single"/>
            <w14:ligatures w14:val="none"/>
          </w:rPr>
          <w:t>https://www.degruyterbrill.com/document/doi/10.1075/slcs.94.06sin/html</w:t>
        </w:r>
      </w:hyperlink>
      <w:r w:rsidRPr="0061164D">
        <w:rPr>
          <w:rFonts w:ascii="Times New Roman" w:eastAsia="Times New Roman" w:hAnsi="Times New Roman" w:cs="Times New Roman"/>
          <w:kern w:val="0"/>
          <w14:ligatures w14:val="none"/>
        </w:rPr>
        <w:t>. (14 April, 2025).</w:t>
      </w:r>
      <w:commentRangeEnd w:id="2111"/>
      <w:r w:rsidR="002768AC">
        <w:rPr>
          <w:rStyle w:val="CommentReference"/>
        </w:rPr>
        <w:commentReference w:id="2111"/>
      </w:r>
    </w:p>
    <w:p w14:paraId="28CD28AF"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Trudgill, Peter. 2011. </w:t>
      </w:r>
      <w:r w:rsidRPr="0061164D">
        <w:rPr>
          <w:rFonts w:ascii="Times New Roman" w:eastAsia="Times New Roman" w:hAnsi="Times New Roman" w:cs="Times New Roman"/>
          <w:i/>
          <w:iCs/>
          <w:kern w:val="0"/>
          <w14:ligatures w14:val="none"/>
        </w:rPr>
        <w:t>Sociolinguistic Typology: Social Determinants of Linguistic Complexity</w:t>
      </w:r>
      <w:r w:rsidRPr="0061164D">
        <w:rPr>
          <w:rFonts w:ascii="Times New Roman" w:eastAsia="Times New Roman" w:hAnsi="Times New Roman" w:cs="Times New Roman"/>
          <w:kern w:val="0"/>
          <w14:ligatures w14:val="none"/>
        </w:rPr>
        <w:t xml:space="preserve">. </w:t>
      </w:r>
      <w:commentRangeStart w:id="2112"/>
      <w:r w:rsidRPr="0061164D">
        <w:rPr>
          <w:rFonts w:ascii="Times New Roman" w:eastAsia="Times New Roman" w:hAnsi="Times New Roman" w:cs="Times New Roman"/>
          <w:kern w:val="0"/>
          <w14:ligatures w14:val="none"/>
        </w:rPr>
        <w:t xml:space="preserve">OUP </w:t>
      </w:r>
      <w:commentRangeEnd w:id="2112"/>
      <w:r w:rsidR="002768AC">
        <w:rPr>
          <w:rStyle w:val="CommentReference"/>
        </w:rPr>
        <w:commentReference w:id="2112"/>
      </w:r>
      <w:r w:rsidRPr="0061164D">
        <w:rPr>
          <w:rFonts w:ascii="Times New Roman" w:eastAsia="Times New Roman" w:hAnsi="Times New Roman" w:cs="Times New Roman"/>
          <w:kern w:val="0"/>
          <w14:ligatures w14:val="none"/>
        </w:rPr>
        <w:t>Oxford.</w:t>
      </w:r>
    </w:p>
    <w:p w14:paraId="619E7C77"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Urban, Matthias &amp; Steven Moran. 2021. Altitude and the distributional typology of language structure: Ejectives and beyond. </w:t>
      </w:r>
      <w:r w:rsidRPr="0061164D">
        <w:rPr>
          <w:rFonts w:ascii="Times New Roman" w:eastAsia="Times New Roman" w:hAnsi="Times New Roman" w:cs="Times New Roman"/>
          <w:i/>
          <w:iCs/>
          <w:kern w:val="0"/>
          <w14:ligatures w14:val="none"/>
        </w:rPr>
        <w:t>PLOS ONE</w:t>
      </w:r>
      <w:r w:rsidRPr="0061164D">
        <w:rPr>
          <w:rFonts w:ascii="Times New Roman" w:eastAsia="Times New Roman" w:hAnsi="Times New Roman" w:cs="Times New Roman"/>
          <w:kern w:val="0"/>
          <w14:ligatures w14:val="none"/>
        </w:rPr>
        <w:t xml:space="preserve">. Public Library of Science 16(2). e0245522. </w:t>
      </w:r>
      <w:hyperlink r:id="rId69" w:history="1">
        <w:r w:rsidRPr="0061164D">
          <w:rPr>
            <w:rFonts w:ascii="Times New Roman" w:eastAsia="Times New Roman" w:hAnsi="Times New Roman" w:cs="Times New Roman"/>
            <w:color w:val="0000FF"/>
            <w:kern w:val="0"/>
            <w:u w:val="single"/>
            <w14:ligatures w14:val="none"/>
          </w:rPr>
          <w:t>https://doi.org/10.1371/journal.pone.0245522</w:t>
        </w:r>
      </w:hyperlink>
      <w:r w:rsidRPr="0061164D">
        <w:rPr>
          <w:rFonts w:ascii="Times New Roman" w:eastAsia="Times New Roman" w:hAnsi="Times New Roman" w:cs="Times New Roman"/>
          <w:kern w:val="0"/>
          <w14:ligatures w14:val="none"/>
        </w:rPr>
        <w:t>.</w:t>
      </w:r>
    </w:p>
    <w:p w14:paraId="1819D89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Valin (Jr.), Robert D. Van &amp; Randy J. LaPolla. 1997. </w:t>
      </w:r>
      <w:r w:rsidRPr="0061164D">
        <w:rPr>
          <w:rFonts w:ascii="Times New Roman" w:eastAsia="Times New Roman" w:hAnsi="Times New Roman" w:cs="Times New Roman"/>
          <w:i/>
          <w:iCs/>
          <w:kern w:val="0"/>
          <w14:ligatures w14:val="none"/>
        </w:rPr>
        <w:t>Syntax: Structure, Meaning, and Function</w:t>
      </w:r>
      <w:r w:rsidRPr="0061164D">
        <w:rPr>
          <w:rFonts w:ascii="Times New Roman" w:eastAsia="Times New Roman" w:hAnsi="Times New Roman" w:cs="Times New Roman"/>
          <w:kern w:val="0"/>
          <w14:ligatures w14:val="none"/>
        </w:rPr>
        <w:t>. Cambridge University Press.</w:t>
      </w:r>
    </w:p>
    <w:p w14:paraId="32970042"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Walkden, George &amp; Anne Breitbarth. 2019. Complexity as L2-difficulty: Implications for syntactic change. </w:t>
      </w:r>
      <w:r w:rsidRPr="0061164D">
        <w:rPr>
          <w:rFonts w:ascii="Times New Roman" w:eastAsia="Times New Roman" w:hAnsi="Times New Roman" w:cs="Times New Roman"/>
          <w:i/>
          <w:iCs/>
          <w:kern w:val="0"/>
          <w14:ligatures w14:val="none"/>
        </w:rPr>
        <w:t>Theoretical Linguistics</w:t>
      </w:r>
      <w:r w:rsidRPr="0061164D">
        <w:rPr>
          <w:rFonts w:ascii="Times New Roman" w:eastAsia="Times New Roman" w:hAnsi="Times New Roman" w:cs="Times New Roman"/>
          <w:kern w:val="0"/>
          <w14:ligatures w14:val="none"/>
        </w:rPr>
        <w:t xml:space="preserve">. De Gruyter Mouton 45(3–4). 183–209. </w:t>
      </w:r>
      <w:hyperlink r:id="rId70" w:history="1">
        <w:r w:rsidRPr="0061164D">
          <w:rPr>
            <w:rFonts w:ascii="Times New Roman" w:eastAsia="Times New Roman" w:hAnsi="Times New Roman" w:cs="Times New Roman"/>
            <w:color w:val="0000FF"/>
            <w:kern w:val="0"/>
            <w:u w:val="single"/>
            <w14:ligatures w14:val="none"/>
          </w:rPr>
          <w:t>https://doi.org/10.1515/tl-2019-0012</w:t>
        </w:r>
      </w:hyperlink>
      <w:r w:rsidRPr="0061164D">
        <w:rPr>
          <w:rFonts w:ascii="Times New Roman" w:eastAsia="Times New Roman" w:hAnsi="Times New Roman" w:cs="Times New Roman"/>
          <w:kern w:val="0"/>
          <w14:ligatures w14:val="none"/>
        </w:rPr>
        <w:t>.</w:t>
      </w:r>
    </w:p>
    <w:p w14:paraId="65F1B0ED"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proofErr w:type="spellStart"/>
      <w:r w:rsidRPr="0061164D">
        <w:rPr>
          <w:rFonts w:ascii="Times New Roman" w:eastAsia="Times New Roman" w:hAnsi="Times New Roman" w:cs="Times New Roman"/>
          <w:kern w:val="0"/>
          <w14:ligatures w14:val="none"/>
        </w:rPr>
        <w:t>Wee</w:t>
      </w:r>
      <w:commentRangeStart w:id="2113"/>
      <w:r w:rsidRPr="0061164D">
        <w:rPr>
          <w:rFonts w:ascii="Times New Roman" w:eastAsia="Times New Roman" w:hAnsi="Times New Roman" w:cs="Times New Roman"/>
          <w:kern w:val="0"/>
          <w14:ligatures w14:val="none"/>
        </w:rPr>
        <w:t>dall</w:t>
      </w:r>
      <w:proofErr w:type="spellEnd"/>
      <w:r w:rsidRPr="0061164D">
        <w:rPr>
          <w:rFonts w:ascii="Times New Roman" w:eastAsia="Times New Roman" w:hAnsi="Times New Roman" w:cs="Times New Roman"/>
          <w:kern w:val="0"/>
          <w14:ligatures w14:val="none"/>
        </w:rPr>
        <w:t xml:space="preserve">, Christopher. 2021. A grammar of West </w:t>
      </w:r>
      <w:proofErr w:type="spellStart"/>
      <w:r w:rsidRPr="0061164D">
        <w:rPr>
          <w:rFonts w:ascii="Times New Roman" w:eastAsia="Times New Roman" w:hAnsi="Times New Roman" w:cs="Times New Roman"/>
          <w:kern w:val="0"/>
          <w14:ligatures w14:val="none"/>
        </w:rPr>
        <w:t>Kameng</w:t>
      </w:r>
      <w:proofErr w:type="spellEnd"/>
      <w:r w:rsidRPr="0061164D">
        <w:rPr>
          <w:rFonts w:ascii="Times New Roman" w:eastAsia="Times New Roman" w:hAnsi="Times New Roman" w:cs="Times New Roman"/>
          <w:kern w:val="0"/>
          <w14:ligatures w14:val="none"/>
        </w:rPr>
        <w:t xml:space="preserve"> </w:t>
      </w:r>
      <w:proofErr w:type="spellStart"/>
      <w:r w:rsidRPr="0061164D">
        <w:rPr>
          <w:rFonts w:ascii="Times New Roman" w:eastAsia="Times New Roman" w:hAnsi="Times New Roman" w:cs="Times New Roman"/>
          <w:kern w:val="0"/>
          <w14:ligatures w14:val="none"/>
        </w:rPr>
        <w:t>Sajolang</w:t>
      </w:r>
      <w:proofErr w:type="spellEnd"/>
      <w:r w:rsidRPr="0061164D">
        <w:rPr>
          <w:rFonts w:ascii="Times New Roman" w:eastAsia="Times New Roman" w:hAnsi="Times New Roman" w:cs="Times New Roman"/>
          <w:kern w:val="0"/>
          <w14:ligatures w14:val="none"/>
        </w:rPr>
        <w:t xml:space="preserve"> (Miji): (Upper </w:t>
      </w:r>
      <w:proofErr w:type="spellStart"/>
      <w:r w:rsidRPr="0061164D">
        <w:rPr>
          <w:rFonts w:ascii="Times New Roman" w:eastAsia="Times New Roman" w:hAnsi="Times New Roman" w:cs="Times New Roman"/>
          <w:kern w:val="0"/>
          <w14:ligatures w14:val="none"/>
        </w:rPr>
        <w:t>Dzang</w:t>
      </w:r>
      <w:proofErr w:type="spellEnd"/>
      <w:r w:rsidRPr="0061164D">
        <w:rPr>
          <w:rFonts w:ascii="Times New Roman" w:eastAsia="Times New Roman" w:hAnsi="Times New Roman" w:cs="Times New Roman"/>
          <w:kern w:val="0"/>
          <w14:ligatures w14:val="none"/>
        </w:rPr>
        <w:t xml:space="preserve"> and </w:t>
      </w:r>
      <w:proofErr w:type="spellStart"/>
      <w:r w:rsidRPr="0061164D">
        <w:rPr>
          <w:rFonts w:ascii="Times New Roman" w:eastAsia="Times New Roman" w:hAnsi="Times New Roman" w:cs="Times New Roman"/>
          <w:kern w:val="0"/>
          <w14:ligatures w14:val="none"/>
        </w:rPr>
        <w:t>Khellong</w:t>
      </w:r>
      <w:proofErr w:type="spellEnd"/>
      <w:r w:rsidRPr="0061164D">
        <w:rPr>
          <w:rFonts w:ascii="Times New Roman" w:eastAsia="Times New Roman" w:hAnsi="Times New Roman" w:cs="Times New Roman"/>
          <w:kern w:val="0"/>
          <w14:ligatures w14:val="none"/>
        </w:rPr>
        <w:t xml:space="preserve"> villages). </w:t>
      </w:r>
      <w:hyperlink r:id="rId71" w:history="1">
        <w:r w:rsidRPr="0061164D">
          <w:rPr>
            <w:rFonts w:ascii="Times New Roman" w:eastAsia="Times New Roman" w:hAnsi="Times New Roman" w:cs="Times New Roman"/>
            <w:color w:val="0000FF"/>
            <w:kern w:val="0"/>
            <w:u w:val="single"/>
            <w14:ligatures w14:val="none"/>
          </w:rPr>
          <w:t>http://hdl.handle.net/1885/251256</w:t>
        </w:r>
      </w:hyperlink>
      <w:r w:rsidRPr="0061164D">
        <w:rPr>
          <w:rFonts w:ascii="Times New Roman" w:eastAsia="Times New Roman" w:hAnsi="Times New Roman" w:cs="Times New Roman"/>
          <w:kern w:val="0"/>
          <w14:ligatures w14:val="none"/>
        </w:rPr>
        <w:t>. (4 February, 2025).</w:t>
      </w:r>
      <w:commentRangeEnd w:id="2113"/>
      <w:r w:rsidR="002768AC">
        <w:rPr>
          <w:rStyle w:val="CommentReference"/>
        </w:rPr>
        <w:commentReference w:id="2113"/>
      </w:r>
    </w:p>
    <w:p w14:paraId="041D62D8" w14:textId="77777777"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lastRenderedPageBreak/>
        <w:t xml:space="preserve">Wouters, Jelle JP. 2012. Keeping the Hill Tribes at Bay: A critique from India’s Northeast of James C. Scott’s paradigm of state evasion. </w:t>
      </w:r>
      <w:r w:rsidRPr="0061164D">
        <w:rPr>
          <w:rFonts w:ascii="Times New Roman" w:eastAsia="Times New Roman" w:hAnsi="Times New Roman" w:cs="Times New Roman"/>
          <w:i/>
          <w:iCs/>
          <w:kern w:val="0"/>
          <w14:ligatures w14:val="none"/>
        </w:rPr>
        <w:t>European Bulletin of Himalayan Research</w:t>
      </w:r>
      <w:r w:rsidRPr="0061164D">
        <w:rPr>
          <w:rFonts w:ascii="Times New Roman" w:eastAsia="Times New Roman" w:hAnsi="Times New Roman" w:cs="Times New Roman"/>
          <w:kern w:val="0"/>
          <w14:ligatures w14:val="none"/>
        </w:rPr>
        <w:t xml:space="preserve"> 39. 41–65.</w:t>
      </w:r>
    </w:p>
    <w:p w14:paraId="7665BDC6" w14:textId="3F98EC31" w:rsidR="0061164D" w:rsidRPr="0061164D" w:rsidRDefault="0061164D" w:rsidP="0061164D">
      <w:pPr>
        <w:spacing w:after="0" w:line="240" w:lineRule="auto"/>
        <w:ind w:hanging="480"/>
        <w:rPr>
          <w:rFonts w:ascii="Times New Roman" w:eastAsia="Times New Roman" w:hAnsi="Times New Roman" w:cs="Times New Roman"/>
          <w:kern w:val="0"/>
          <w14:ligatures w14:val="none"/>
        </w:rPr>
      </w:pPr>
      <w:r w:rsidRPr="0061164D">
        <w:rPr>
          <w:rFonts w:ascii="Times New Roman" w:eastAsia="Times New Roman" w:hAnsi="Times New Roman" w:cs="Times New Roman"/>
          <w:kern w:val="0"/>
          <w14:ligatures w14:val="none"/>
        </w:rPr>
        <w:t xml:space="preserve">Wray, Alison &amp; George W. Grace. 2007. The consequences of talking to strangers: Evolutionary corollaries of socio-cultural influences on linguistic form. </w:t>
      </w:r>
      <w:r w:rsidRPr="0061164D">
        <w:rPr>
          <w:rFonts w:ascii="Times New Roman" w:eastAsia="Times New Roman" w:hAnsi="Times New Roman" w:cs="Times New Roman"/>
          <w:i/>
          <w:iCs/>
          <w:kern w:val="0"/>
          <w14:ligatures w14:val="none"/>
        </w:rPr>
        <w:t>Lingua</w:t>
      </w:r>
      <w:r w:rsidRPr="0061164D">
        <w:rPr>
          <w:rFonts w:ascii="Times New Roman" w:eastAsia="Times New Roman" w:hAnsi="Times New Roman" w:cs="Times New Roman"/>
          <w:kern w:val="0"/>
          <w14:ligatures w14:val="none"/>
        </w:rPr>
        <w:t xml:space="preserve"> </w:t>
      </w:r>
      <w:del w:id="2114" w:author="Hannah Haynie" w:date="2025-07-02T22:43:00Z" w16du:dateUtc="2025-07-03T04:43:00Z">
        <w:r w:rsidRPr="0061164D" w:rsidDel="002768AC">
          <w:rPr>
            <w:rFonts w:ascii="Times New Roman" w:eastAsia="Times New Roman" w:hAnsi="Times New Roman" w:cs="Times New Roman"/>
            <w:kern w:val="0"/>
            <w14:ligatures w14:val="none"/>
          </w:rPr>
          <w:delText xml:space="preserve">(The Evolution of Language) </w:delText>
        </w:r>
      </w:del>
      <w:r w:rsidRPr="0061164D">
        <w:rPr>
          <w:rFonts w:ascii="Times New Roman" w:eastAsia="Times New Roman" w:hAnsi="Times New Roman" w:cs="Times New Roman"/>
          <w:kern w:val="0"/>
          <w14:ligatures w14:val="none"/>
        </w:rPr>
        <w:t xml:space="preserve">117(3). 543–578. </w:t>
      </w:r>
      <w:hyperlink r:id="rId72" w:history="1">
        <w:r w:rsidRPr="0061164D">
          <w:rPr>
            <w:rFonts w:ascii="Times New Roman" w:eastAsia="Times New Roman" w:hAnsi="Times New Roman" w:cs="Times New Roman"/>
            <w:color w:val="0000FF"/>
            <w:kern w:val="0"/>
            <w:u w:val="single"/>
            <w14:ligatures w14:val="none"/>
          </w:rPr>
          <w:t>https://doi.org/10.1016/j.lingua.2005.05.005</w:t>
        </w:r>
      </w:hyperlink>
      <w:r w:rsidRPr="0061164D">
        <w:rPr>
          <w:rFonts w:ascii="Times New Roman" w:eastAsia="Times New Roman" w:hAnsi="Times New Roman" w:cs="Times New Roman"/>
          <w:kern w:val="0"/>
          <w14:ligatures w14:val="none"/>
        </w:rPr>
        <w:t>.</w:t>
      </w:r>
    </w:p>
    <w:p w14:paraId="4F2C55A8" w14:textId="77777777" w:rsidR="00BA0E47" w:rsidRPr="00BA0E47" w:rsidRDefault="00BA0E47" w:rsidP="0061164D">
      <w:pPr>
        <w:pStyle w:val="ListParagraph"/>
        <w:rPr>
          <w:lang w:val="en-AU"/>
        </w:rPr>
      </w:pPr>
    </w:p>
    <w:sectPr w:rsidR="00BA0E47" w:rsidRPr="00BA0E47">
      <w:headerReference w:type="default" r:id="rId73"/>
      <w:footerReference w:type="default" r:id="rId7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annah Haynie" w:date="2025-07-02T08:12:00Z" w:initials="HH">
    <w:p w14:paraId="1EE9BA98" w14:textId="25E81499" w:rsidR="00A859F7" w:rsidRDefault="00A859F7">
      <w:pPr>
        <w:pStyle w:val="CommentText"/>
      </w:pPr>
      <w:r>
        <w:rPr>
          <w:rStyle w:val="CommentReference"/>
        </w:rPr>
        <w:annotationRef/>
      </w:r>
      <w:r>
        <w:t>The appendices are missing. We cannot fully evaluate the work without that.</w:t>
      </w:r>
    </w:p>
  </w:comment>
  <w:comment w:id="1" w:author="Hannah Haynie" w:date="2025-06-30T18:20:00Z" w:initials="HH">
    <w:p w14:paraId="409CD6AF" w14:textId="2E38E946" w:rsidR="002F5598" w:rsidRDefault="002F5598">
      <w:pPr>
        <w:pStyle w:val="CommentText"/>
      </w:pPr>
      <w:r>
        <w:rPr>
          <w:rStyle w:val="CommentReference"/>
        </w:rPr>
        <w:annotationRef/>
      </w:r>
      <w:r>
        <w:t>Nettle discusses “scale” largely in terms of “size” (population), much the same as Koplenig. What is the difference between scale and size that you are trying to distinguish here?</w:t>
      </w:r>
    </w:p>
  </w:comment>
  <w:comment w:id="5" w:author="Hannah Haynie" w:date="2025-06-30T18:21:00Z" w:initials="HH">
    <w:p w14:paraId="5859E62A" w14:textId="5ECF5FD5" w:rsidR="002F5598" w:rsidRDefault="002F5598">
      <w:pPr>
        <w:pStyle w:val="CommentText"/>
      </w:pPr>
      <w:r>
        <w:rPr>
          <w:rStyle w:val="CommentReference"/>
        </w:rPr>
        <w:annotationRef/>
      </w:r>
      <w:r>
        <w:t>Is this an effective rhetorical tool? Consider more genre-appropriate wording.</w:t>
      </w:r>
    </w:p>
  </w:comment>
  <w:comment w:id="7" w:author="Hannah Haynie" w:date="2025-06-30T18:22:00Z" w:initials="HH">
    <w:p w14:paraId="549C54F4" w14:textId="411E165B" w:rsidR="002F5598" w:rsidRDefault="002F5598">
      <w:pPr>
        <w:pStyle w:val="CommentText"/>
      </w:pPr>
      <w:r>
        <w:rPr>
          <w:rStyle w:val="CommentReference"/>
        </w:rPr>
        <w:annotationRef/>
      </w:r>
      <w:r>
        <w:t>This is often considered to be a separate variable from size, geography, isolation in the most up to date literature. Perhaps you should cite at least one key paper on L2 effects in  your first intro list if that is central to the story?</w:t>
      </w:r>
    </w:p>
  </w:comment>
  <w:comment w:id="16" w:author="Hannah Haynie" w:date="2025-06-30T18:24:00Z" w:initials="HH">
    <w:p w14:paraId="50946F30" w14:textId="21D21547" w:rsidR="002F5598" w:rsidRDefault="002F5598">
      <w:pPr>
        <w:pStyle w:val="CommentText"/>
      </w:pPr>
      <w:r>
        <w:rPr>
          <w:rStyle w:val="CommentReference"/>
        </w:rPr>
        <w:annotationRef/>
      </w:r>
      <w:r>
        <w:t>Avoid 1pl</w:t>
      </w:r>
    </w:p>
  </w:comment>
  <w:comment w:id="17" w:author="Hannah Haynie" w:date="2025-06-30T18:24:00Z" w:initials="HH">
    <w:p w14:paraId="138706CF" w14:textId="6CCC0913" w:rsidR="002F5598" w:rsidRDefault="002F5598">
      <w:pPr>
        <w:pStyle w:val="CommentText"/>
      </w:pPr>
      <w:r>
        <w:rPr>
          <w:rStyle w:val="CommentReference"/>
        </w:rPr>
        <w:annotationRef/>
      </w:r>
      <w:r>
        <w:t>You are not introducing this term as a new coinage. Cite prior literature to provide context.</w:t>
      </w:r>
    </w:p>
  </w:comment>
  <w:comment w:id="19" w:author="Hannah Haynie" w:date="2025-06-30T18:25:00Z" w:initials="HH">
    <w:p w14:paraId="6A851E67" w14:textId="04533433" w:rsidR="002F5598" w:rsidRDefault="002F5598">
      <w:pPr>
        <w:pStyle w:val="CommentText"/>
      </w:pPr>
      <w:r>
        <w:rPr>
          <w:rStyle w:val="CommentReference"/>
        </w:rPr>
        <w:annotationRef/>
      </w:r>
      <w:r>
        <w:t>Again, cite some key prior literature.</w:t>
      </w:r>
    </w:p>
  </w:comment>
  <w:comment w:id="18" w:author="Hannah Haynie" w:date="2025-06-30T18:30:00Z" w:initials="HH">
    <w:p w14:paraId="3A4C72F5" w14:textId="4606F974" w:rsidR="002F5598" w:rsidRDefault="002F5598">
      <w:pPr>
        <w:pStyle w:val="CommentText"/>
      </w:pPr>
      <w:r>
        <w:rPr>
          <w:rStyle w:val="CommentReference"/>
        </w:rPr>
        <w:annotationRef/>
      </w:r>
      <w:r>
        <w:t>Reconsider wording and stylistic factors like 1pl pronoun usage.</w:t>
      </w:r>
    </w:p>
  </w:comment>
  <w:comment w:id="23" w:author="Hannah Haynie" w:date="2025-06-30T18:26:00Z" w:initials="HH">
    <w:p w14:paraId="4E2DA634" w14:textId="48A9E295" w:rsidR="002F5598" w:rsidRDefault="002F5598">
      <w:pPr>
        <w:pStyle w:val="CommentText"/>
      </w:pPr>
      <w:r>
        <w:rPr>
          <w:rStyle w:val="CommentReference"/>
        </w:rPr>
        <w:annotationRef/>
      </w:r>
      <w:r>
        <w:t>This needs to be explained a little more. You provide a reason for simplicity in exoteric languages, but no rationale for this part of the equation.</w:t>
      </w:r>
    </w:p>
  </w:comment>
  <w:comment w:id="27" w:author="Hannah Haynie" w:date="2025-06-30T18:28:00Z" w:initials="HH">
    <w:p w14:paraId="429D4AF0" w14:textId="5056AF64" w:rsidR="002F5598" w:rsidRDefault="002F5598">
      <w:pPr>
        <w:pStyle w:val="CommentText"/>
      </w:pPr>
      <w:r>
        <w:rPr>
          <w:rStyle w:val="CommentReference"/>
        </w:rPr>
        <w:annotationRef/>
      </w:r>
      <w:r>
        <w:t>Word choice: “explicitly discussed”?</w:t>
      </w:r>
    </w:p>
  </w:comment>
  <w:comment w:id="32" w:author="Hannah Haynie" w:date="2025-06-30T18:28:00Z" w:initials="HH">
    <w:p w14:paraId="38664592" w14:textId="7B994948" w:rsidR="002F5598" w:rsidRDefault="002F5598">
      <w:pPr>
        <w:pStyle w:val="CommentText"/>
      </w:pPr>
      <w:r>
        <w:rPr>
          <w:rStyle w:val="CommentReference"/>
        </w:rPr>
        <w:annotationRef/>
      </w:r>
      <w:r>
        <w:t>Reconsider word choice</w:t>
      </w:r>
    </w:p>
  </w:comment>
  <w:comment w:id="37" w:author="Hannah Haynie" w:date="2025-06-30T18:31:00Z" w:initials="HH">
    <w:p w14:paraId="149CB09C" w14:textId="588E19E7" w:rsidR="002F5598" w:rsidRDefault="002F5598">
      <w:pPr>
        <w:pStyle w:val="CommentText"/>
      </w:pPr>
      <w:r>
        <w:rPr>
          <w:rStyle w:val="CommentReference"/>
        </w:rPr>
        <w:annotationRef/>
      </w:r>
      <w:r>
        <w:t>Where are the Patkai ranges? Add context in the form of country name(s), since you will ideally have readers who care about the theoretical question you address without having tons of familiarity with the HER.</w:t>
      </w:r>
    </w:p>
  </w:comment>
  <w:comment w:id="41" w:author="Hannah Haynie" w:date="2025-06-30T18:33:00Z" w:initials="HH">
    <w:p w14:paraId="5E84A03D" w14:textId="2C14CAB9" w:rsidR="002F5598" w:rsidRDefault="002F5598">
      <w:pPr>
        <w:pStyle w:val="CommentText"/>
      </w:pPr>
      <w:r>
        <w:rPr>
          <w:rStyle w:val="CommentReference"/>
        </w:rPr>
        <w:annotationRef/>
      </w:r>
      <w:r>
        <w:t>Is DeLancey’s argument deterministic? Be careful about wording, as this is a terminological matter that could alienate a reviewer if you aren’t truly attentive to the reasoning in DeLancey’s work.</w:t>
      </w:r>
    </w:p>
  </w:comment>
  <w:comment w:id="46" w:author="Hannah Haynie" w:date="2025-06-30T18:34:00Z" w:initials="HH">
    <w:p w14:paraId="34B1E251" w14:textId="59048201" w:rsidR="002F5598" w:rsidRDefault="002F5598">
      <w:pPr>
        <w:pStyle w:val="CommentText"/>
      </w:pPr>
      <w:r>
        <w:rPr>
          <w:rStyle w:val="CommentReference"/>
        </w:rPr>
        <w:annotationRef/>
      </w:r>
      <w:r>
        <w:t>Again, be careful with this word. Many biocultural researchers would not accept the word “determinant” here.</w:t>
      </w:r>
    </w:p>
  </w:comment>
  <w:comment w:id="50" w:author="Hannah Haynie" w:date="2025-07-02T08:13:00Z" w:initials="HH">
    <w:p w14:paraId="7769BA69" w14:textId="2E40AA49" w:rsidR="00655C69" w:rsidRDefault="00655C69">
      <w:pPr>
        <w:pStyle w:val="CommentText"/>
      </w:pPr>
      <w:r>
        <w:rPr>
          <w:rStyle w:val="CommentReference"/>
        </w:rPr>
        <w:annotationRef/>
      </w:r>
      <w:r>
        <w:t>Insert page numbers on every page.</w:t>
      </w:r>
    </w:p>
  </w:comment>
  <w:comment w:id="55" w:author="Hannah Haynie" w:date="2025-06-30T18:36:00Z" w:initials="HH">
    <w:p w14:paraId="27D872D5" w14:textId="5AD1B6FE" w:rsidR="002F5598" w:rsidRDefault="002F5598">
      <w:pPr>
        <w:pStyle w:val="CommentText"/>
      </w:pPr>
      <w:r>
        <w:rPr>
          <w:rStyle w:val="CommentReference"/>
        </w:rPr>
        <w:annotationRef/>
      </w:r>
      <w:r>
        <w:t>Word choice: you’ve already used “whether” in this sentence, so I recommend finding an alternative here.</w:t>
      </w:r>
    </w:p>
  </w:comment>
  <w:comment w:id="61" w:author="Hannah Haynie" w:date="2025-06-30T18:37:00Z" w:initials="HH">
    <w:p w14:paraId="58CE1457" w14:textId="2B546619" w:rsidR="002F5598" w:rsidRDefault="002F5598">
      <w:pPr>
        <w:pStyle w:val="CommentText"/>
      </w:pPr>
      <w:r>
        <w:rPr>
          <w:rStyle w:val="CommentReference"/>
        </w:rPr>
        <w:annotationRef/>
      </w:r>
      <w:r>
        <w:t>Word choice: “Individually”</w:t>
      </w:r>
    </w:p>
  </w:comment>
  <w:comment w:id="67" w:author="Hannah Haynie" w:date="2025-06-30T18:37:00Z" w:initials="HH">
    <w:p w14:paraId="2B7033BE" w14:textId="67A6E1F7" w:rsidR="002F5598" w:rsidRDefault="002F5598">
      <w:pPr>
        <w:pStyle w:val="CommentText"/>
      </w:pPr>
      <w:r>
        <w:rPr>
          <w:rStyle w:val="CommentReference"/>
        </w:rPr>
        <w:annotationRef/>
      </w:r>
      <w:r>
        <w:t>Your reader will want more specificity here. This is too vague.</w:t>
      </w:r>
    </w:p>
  </w:comment>
  <w:comment w:id="74" w:author="Hannah Haynie" w:date="2025-06-30T18:38:00Z" w:initials="HH">
    <w:p w14:paraId="6DF1230E" w14:textId="70516AE5" w:rsidR="002F5598" w:rsidRDefault="002F5598">
      <w:pPr>
        <w:pStyle w:val="CommentText"/>
      </w:pPr>
      <w:r>
        <w:rPr>
          <w:rStyle w:val="CommentReference"/>
        </w:rPr>
        <w:annotationRef/>
      </w:r>
      <w:r>
        <w:t>Avoid 1pl</w:t>
      </w:r>
    </w:p>
  </w:comment>
  <w:comment w:id="76" w:author="Hannah Haynie" w:date="2025-07-02T08:14:00Z" w:initials="HH">
    <w:p w14:paraId="348D5E06" w14:textId="72305990" w:rsidR="00655C69" w:rsidRDefault="00655C69">
      <w:pPr>
        <w:pStyle w:val="CommentText"/>
      </w:pPr>
      <w:r>
        <w:rPr>
          <w:rStyle w:val="CommentReference"/>
        </w:rPr>
        <w:annotationRef/>
      </w:r>
      <w:r>
        <w:t>A classic reference that discusses the S, A, P labels might be more appropriate than a random set of papers that invoke the term “core argument”, especially since this isn’t a very representative set. I think Comrie wrote about “core arguments” and their labeling fairly early on.</w:t>
      </w:r>
    </w:p>
  </w:comment>
  <w:comment w:id="82" w:author="Hannah Haynie" w:date="2025-06-30T18:39:00Z" w:initials="HH">
    <w:p w14:paraId="5C9F741D" w14:textId="7EF17F3B" w:rsidR="001D2C0D" w:rsidRDefault="001D2C0D">
      <w:pPr>
        <w:pStyle w:val="CommentText"/>
      </w:pPr>
      <w:r>
        <w:rPr>
          <w:rStyle w:val="CommentReference"/>
        </w:rPr>
        <w:annotationRef/>
      </w:r>
      <w:r>
        <w:t>Word choice: “universally accepted”</w:t>
      </w:r>
    </w:p>
  </w:comment>
  <w:comment w:id="84" w:author="Hannah Haynie" w:date="2025-06-30T18:44:00Z" w:initials="HH">
    <w:p w14:paraId="44B2A909" w14:textId="17D1359E" w:rsidR="001D2C0D" w:rsidRDefault="001D2C0D">
      <w:pPr>
        <w:pStyle w:val="CommentText"/>
      </w:pPr>
      <w:r>
        <w:rPr>
          <w:rStyle w:val="CommentReference"/>
        </w:rPr>
        <w:annotationRef/>
      </w:r>
      <w:r>
        <w:t>Can you clarify this a bit? Chelliah does use fairly standard terms to refer to arguments. Are you specifically talking about grammaticalized positions for markers of grammatical relations?</w:t>
      </w:r>
    </w:p>
  </w:comment>
  <w:comment w:id="85" w:author="Hannah Haynie" w:date="2025-06-30T18:46:00Z" w:initials="HH">
    <w:p w14:paraId="6FBDB177" w14:textId="23A65A6E" w:rsidR="001D2C0D" w:rsidRDefault="001D2C0D">
      <w:pPr>
        <w:pStyle w:val="CommentText"/>
      </w:pPr>
      <w:r>
        <w:rPr>
          <w:rStyle w:val="CommentReference"/>
        </w:rPr>
        <w:annotationRef/>
      </w:r>
      <w:r>
        <w:t>Tread carefully with this statement. Very few would accept that argument relations are defined by semantic roles INSTEAD OF grammatical structures</w:t>
      </w:r>
    </w:p>
  </w:comment>
  <w:comment w:id="86" w:author="Hannah Haynie" w:date="2025-06-30T18:47:00Z" w:initials="HH">
    <w:p w14:paraId="5DB08B85" w14:textId="59181120" w:rsidR="001D2C0D" w:rsidRDefault="001D2C0D">
      <w:pPr>
        <w:pStyle w:val="CommentText"/>
      </w:pPr>
      <w:r>
        <w:rPr>
          <w:rStyle w:val="CommentReference"/>
        </w:rPr>
        <w:annotationRef/>
      </w:r>
      <w:r>
        <w:t>Word choice</w:t>
      </w:r>
    </w:p>
  </w:comment>
  <w:comment w:id="87" w:author="Hannah Haynie" w:date="2025-06-30T18:47:00Z" w:initials="HH">
    <w:p w14:paraId="03919730" w14:textId="75FC202C" w:rsidR="001D2C0D" w:rsidRDefault="001D2C0D">
      <w:pPr>
        <w:pStyle w:val="CommentText"/>
      </w:pPr>
      <w:r>
        <w:rPr>
          <w:rStyle w:val="CommentReference"/>
        </w:rPr>
        <w:annotationRef/>
      </w:r>
      <w:r>
        <w:t>Not everyone uses these labels for cross-linguistic comparison. Avoid 1pl here if you don’t want to tangle with contrary reviewers (and frankly as your primary advisor I should make it clear that I feel strongly that 1pl is acceptable for reference to a set of coauthors, but not in reference to a vague, undefined academic community more broadly, so avoid it if you don’t want me pushing back further).</w:t>
      </w:r>
    </w:p>
  </w:comment>
  <w:comment w:id="88" w:author="Hannah Haynie" w:date="2025-06-30T18:50:00Z" w:initials="HH">
    <w:p w14:paraId="685F98A3" w14:textId="4F4CEABE" w:rsidR="00147205" w:rsidRDefault="00147205">
      <w:pPr>
        <w:pStyle w:val="CommentText"/>
      </w:pPr>
      <w:r>
        <w:rPr>
          <w:rStyle w:val="CommentReference"/>
        </w:rPr>
        <w:annotationRef/>
      </w:r>
      <w:r>
        <w:t>You will find greater acceptance if you use a less familiar/informal style here.</w:t>
      </w:r>
    </w:p>
  </w:comment>
  <w:comment w:id="89" w:author="Hannah Haynie" w:date="2025-06-30T18:51:00Z" w:initials="HH">
    <w:p w14:paraId="05B025D6" w14:textId="768436C8" w:rsidR="00147205" w:rsidRDefault="00147205">
      <w:pPr>
        <w:pStyle w:val="CommentText"/>
      </w:pPr>
      <w:r>
        <w:rPr>
          <w:rStyle w:val="CommentReference"/>
        </w:rPr>
        <w:annotationRef/>
      </w:r>
      <w:r w:rsidR="00E62433">
        <w:t>In some theories</w:t>
      </w:r>
      <w:r>
        <w:t xml:space="preserve"> these labels PRIMARILY refer to syntax</w:t>
      </w:r>
      <w:r w:rsidR="00E62433">
        <w:t>. Is this a battle you want to fight here? Let Haspelmath fret about the definitions, while you get on with what your research is about.</w:t>
      </w:r>
    </w:p>
  </w:comment>
  <w:comment w:id="90" w:author="Hannah Haynie" w:date="2025-06-30T18:55:00Z" w:initials="HH">
    <w:p w14:paraId="60A4A5DB" w14:textId="5D99B2E8" w:rsidR="00E62433" w:rsidRDefault="00E62433">
      <w:pPr>
        <w:pStyle w:val="CommentText"/>
      </w:pPr>
      <w:r>
        <w:rPr>
          <w:rStyle w:val="CommentReference"/>
        </w:rPr>
        <w:annotationRef/>
      </w:r>
      <w:r>
        <w:t>This paragraph feels like it could be a footnote, given the prevalence of schemas that rely on a 3-way distinction between transitive vs. intransitive clause subjects and transitive clause objects and the complexity of the arguments in the cited literature that you can’t fully capture here.</w:t>
      </w:r>
    </w:p>
  </w:comment>
  <w:comment w:id="107" w:author="Hannah Haynie" w:date="2025-07-02T08:16:00Z" w:initials="HH">
    <w:p w14:paraId="7263101F" w14:textId="4C41E5B6" w:rsidR="00655C69" w:rsidRDefault="00655C69">
      <w:pPr>
        <w:pStyle w:val="CommentText"/>
      </w:pPr>
      <w:r>
        <w:rPr>
          <w:rStyle w:val="CommentReference"/>
        </w:rPr>
        <w:annotationRef/>
      </w:r>
      <w:r>
        <w:t>What is “it” here if it correlates with changes in complexity? Core argument marking? If so, this needs to be made far more clear, as the antecedent is very early in the paragraph.</w:t>
      </w:r>
    </w:p>
  </w:comment>
  <w:comment w:id="114" w:author="Hannah Haynie" w:date="2025-07-02T08:18:00Z" w:initials="HH">
    <w:p w14:paraId="3EC5F47F" w14:textId="4471929B" w:rsidR="00655C69" w:rsidRDefault="00655C69">
      <w:pPr>
        <w:pStyle w:val="CommentText"/>
      </w:pPr>
      <w:r>
        <w:rPr>
          <w:rStyle w:val="CommentReference"/>
        </w:rPr>
        <w:annotationRef/>
      </w:r>
      <w:r>
        <w:t>Better word choice needed</w:t>
      </w:r>
    </w:p>
  </w:comment>
  <w:comment w:id="116" w:author="Hannah Haynie" w:date="2025-07-02T08:18:00Z" w:initials="HH">
    <w:p w14:paraId="5469262E" w14:textId="2304FC41" w:rsidR="00655C69" w:rsidRDefault="00655C69">
      <w:pPr>
        <w:pStyle w:val="CommentText"/>
      </w:pPr>
      <w:r>
        <w:rPr>
          <w:rStyle w:val="CommentReference"/>
        </w:rPr>
        <w:annotationRef/>
      </w:r>
      <w:r>
        <w:t>The wording could be revised here to more effectively point out that what is important is the nature of the relationship between ecological setting and language evolution.</w:t>
      </w:r>
    </w:p>
  </w:comment>
  <w:comment w:id="123" w:author="Hannah Haynie" w:date="2025-07-02T08:20:00Z" w:initials="HH">
    <w:p w14:paraId="35B4454B" w14:textId="61D3A730" w:rsidR="00655C69" w:rsidRDefault="00655C69">
      <w:pPr>
        <w:pStyle w:val="CommentText"/>
      </w:pPr>
      <w:r>
        <w:rPr>
          <w:rStyle w:val="CommentReference"/>
        </w:rPr>
        <w:annotationRef/>
      </w:r>
      <w:r>
        <w:t>Remember that many of your readers will be unfamiliar with this region and its ethnolinguistic landscape. Is NE India part of Zomia? Make it clear for your reader so they can understand the shift from Scott to DeLancey.</w:t>
      </w:r>
    </w:p>
  </w:comment>
  <w:comment w:id="125" w:author="Hannah Haynie" w:date="2025-07-02T08:21:00Z" w:initials="HH">
    <w:p w14:paraId="1667816E" w14:textId="6EC4AEC7" w:rsidR="00655C69" w:rsidRDefault="00655C69">
      <w:pPr>
        <w:pStyle w:val="CommentText"/>
      </w:pPr>
      <w:r>
        <w:rPr>
          <w:rStyle w:val="CommentReference"/>
        </w:rPr>
        <w:annotationRef/>
      </w:r>
      <w:r>
        <w:t>If you submit for publication you’ll need to find a more print-friendly (and potentially b/w friendly) figure to use here. The low contrast and labeling style in this version makes it difficult to read.</w:t>
      </w:r>
    </w:p>
  </w:comment>
  <w:comment w:id="126" w:author="Hannah Haynie" w:date="2025-07-02T08:23:00Z" w:initials="HH">
    <w:p w14:paraId="1670E430" w14:textId="77777777" w:rsidR="00655C69" w:rsidRDefault="00655C69">
      <w:pPr>
        <w:pStyle w:val="CommentText"/>
      </w:pPr>
      <w:r>
        <w:rPr>
          <w:rStyle w:val="CommentReference"/>
        </w:rPr>
        <w:annotationRef/>
      </w:r>
      <w:r>
        <w:t>Is the whole map extent the EHR? Or is there some subarea within it that “counts” while excluding other parts? For example, are coastal regions EHR?</w:t>
      </w:r>
    </w:p>
    <w:p w14:paraId="7792022D" w14:textId="77777777" w:rsidR="00655C69" w:rsidRDefault="00655C69">
      <w:pPr>
        <w:pStyle w:val="CommentText"/>
      </w:pPr>
    </w:p>
    <w:p w14:paraId="1A070B02" w14:textId="0BC5F9E4" w:rsidR="00655C69" w:rsidRDefault="00655C69">
      <w:pPr>
        <w:pStyle w:val="CommentText"/>
      </w:pPr>
      <w:r>
        <w:t>Make this clear. And if it is only a subarea, it needs to be indicated on the map.</w:t>
      </w:r>
    </w:p>
  </w:comment>
  <w:comment w:id="127" w:author="Hannah Haynie" w:date="2025-07-02T08:22:00Z" w:initials="HH">
    <w:p w14:paraId="465590F1" w14:textId="6FBA131C" w:rsidR="00655C69" w:rsidRDefault="00655C69">
      <w:pPr>
        <w:pStyle w:val="CommentText"/>
      </w:pPr>
      <w:r>
        <w:rPr>
          <w:rStyle w:val="CommentReference"/>
        </w:rPr>
        <w:annotationRef/>
      </w:r>
      <w:r>
        <w:t>Here and throughout the paper you need a period after “al”, as in, “Post, et al.”</w:t>
      </w:r>
    </w:p>
  </w:comment>
  <w:comment w:id="129" w:author="Hannah Haynie" w:date="2025-07-02T08:22:00Z" w:initials="HH">
    <w:p w14:paraId="5F58E26E" w14:textId="66641427" w:rsidR="00655C69" w:rsidRDefault="00655C69">
      <w:pPr>
        <w:pStyle w:val="CommentText"/>
      </w:pPr>
      <w:r>
        <w:rPr>
          <w:rStyle w:val="CommentReference"/>
        </w:rPr>
        <w:annotationRef/>
      </w:r>
      <w:r>
        <w:t>Linguistic heterogeneity? Cultural heterogeneity? Be specific.</w:t>
      </w:r>
    </w:p>
  </w:comment>
  <w:comment w:id="131" w:author="Hannah Haynie" w:date="2025-07-02T08:24:00Z" w:initials="HH">
    <w:p w14:paraId="774BFD0C" w14:textId="3B769153" w:rsidR="00655C69" w:rsidRDefault="00655C69">
      <w:pPr>
        <w:pStyle w:val="CommentText"/>
      </w:pPr>
      <w:r>
        <w:rPr>
          <w:rStyle w:val="CommentReference"/>
        </w:rPr>
        <w:annotationRef/>
      </w:r>
      <w:r>
        <w:t>Can you be more specific at all? Are they always L2 or is there stable bilingualism? Are you more focused on the *primary* linguistic or cultural identities of speakers? Be a bit more explicit here.</w:t>
      </w:r>
    </w:p>
  </w:comment>
  <w:comment w:id="134" w:author="Hannah Haynie" w:date="2025-07-02T08:25:00Z" w:initials="HH">
    <w:p w14:paraId="1D55A5F0" w14:textId="13DD8A7E" w:rsidR="00655C69" w:rsidRDefault="00655C69">
      <w:pPr>
        <w:pStyle w:val="CommentText"/>
      </w:pPr>
      <w:r>
        <w:rPr>
          <w:rStyle w:val="CommentReference"/>
        </w:rPr>
        <w:annotationRef/>
      </w:r>
      <w:r>
        <w:t>Better word choice needed</w:t>
      </w:r>
    </w:p>
  </w:comment>
  <w:comment w:id="137" w:author="Hannah Haynie" w:date="2025-07-02T08:26:00Z" w:initials="HH">
    <w:p w14:paraId="7021E613" w14:textId="1AB21774" w:rsidR="00655C69" w:rsidRDefault="00655C69">
      <w:pPr>
        <w:pStyle w:val="CommentText"/>
      </w:pPr>
      <w:r>
        <w:rPr>
          <w:rStyle w:val="CommentReference"/>
        </w:rPr>
        <w:annotationRef/>
      </w:r>
      <w:r>
        <w:t>Better word choice needed</w:t>
      </w:r>
    </w:p>
  </w:comment>
  <w:comment w:id="176" w:author="Hannah Haynie" w:date="2025-07-02T08:29:00Z" w:initials="HH">
    <w:p w14:paraId="618EDA2B" w14:textId="1AB77793" w:rsidR="002B4157" w:rsidRDefault="002B4157">
      <w:pPr>
        <w:pStyle w:val="CommentText"/>
      </w:pPr>
      <w:r>
        <w:rPr>
          <w:rStyle w:val="CommentReference"/>
        </w:rPr>
        <w:annotationRef/>
      </w:r>
      <w:r>
        <w:t>Are you only counting languages that fall within EHR, or is this the total subgroup size, including languages outside EHR? Your reader will want a little more detail.</w:t>
      </w:r>
    </w:p>
  </w:comment>
  <w:comment w:id="191" w:author="Hannah Haynie" w:date="2025-07-02T08:31:00Z" w:initials="HH">
    <w:p w14:paraId="146D50C9" w14:textId="3054AB63" w:rsidR="002B4157" w:rsidRDefault="002B4157">
      <w:pPr>
        <w:pStyle w:val="CommentText"/>
      </w:pPr>
      <w:r>
        <w:rPr>
          <w:rStyle w:val="CommentReference"/>
        </w:rPr>
        <w:annotationRef/>
      </w:r>
      <w:r>
        <w:t>Where is Appendix A? Cannot evaluate the work without it.</w:t>
      </w:r>
    </w:p>
  </w:comment>
  <w:comment w:id="759" w:author="Hannah Haynie" w:date="2025-07-02T08:31:00Z" w:initials="HH">
    <w:p w14:paraId="57390230" w14:textId="77777777" w:rsidR="002B4157" w:rsidRDefault="002B4157">
      <w:pPr>
        <w:pStyle w:val="CommentText"/>
      </w:pPr>
      <w:r>
        <w:rPr>
          <w:rStyle w:val="CommentReference"/>
        </w:rPr>
        <w:annotationRef/>
      </w:r>
      <w:r>
        <w:t>Use quotations consistently. Here you’ve used two different conventions.</w:t>
      </w:r>
    </w:p>
    <w:p w14:paraId="586CD537" w14:textId="77777777" w:rsidR="002B4157" w:rsidRDefault="002B4157">
      <w:pPr>
        <w:pStyle w:val="CommentText"/>
      </w:pPr>
    </w:p>
    <w:p w14:paraId="2FC3BD93" w14:textId="55337728" w:rsidR="002B4157" w:rsidRDefault="002B4157">
      <w:pPr>
        <w:pStyle w:val="CommentText"/>
      </w:pPr>
      <w:r>
        <w:t>I’d urge you to do a fine-tooth-comb reading for punctuation more generally. There are many places where you’ve used marks incorrectly or inconsistently with the conventions you establish early in the paper.</w:t>
      </w:r>
    </w:p>
  </w:comment>
  <w:comment w:id="771" w:author="Hannah Haynie" w:date="2025-07-02T08:33:00Z" w:initials="HH">
    <w:p w14:paraId="4863BE5E" w14:textId="77777777" w:rsidR="00771EB3" w:rsidRDefault="00771EB3">
      <w:pPr>
        <w:pStyle w:val="CommentText"/>
      </w:pPr>
      <w:r>
        <w:rPr>
          <w:rStyle w:val="CommentReference"/>
        </w:rPr>
        <w:annotationRef/>
      </w:r>
      <w:r>
        <w:t>Word choice!</w:t>
      </w:r>
    </w:p>
    <w:p w14:paraId="2C84F9AF" w14:textId="77777777" w:rsidR="00771EB3" w:rsidRDefault="00771EB3">
      <w:pPr>
        <w:pStyle w:val="CommentText"/>
      </w:pPr>
    </w:p>
    <w:p w14:paraId="0756C5E5" w14:textId="2FD3210F" w:rsidR="00771EB3" w:rsidRDefault="00771EB3">
      <w:pPr>
        <w:pStyle w:val="CommentText"/>
      </w:pPr>
      <w:r>
        <w:t>I strongly recommend that you reconsider this word selection. I do not believe that DeLancey’s proposal is deterministic, and discussing it as such is likely to upset reviewers and readers. I will point out other uses of this word where they may not be appropriate.</w:t>
      </w:r>
    </w:p>
  </w:comment>
  <w:comment w:id="773" w:author="Hannah Haynie" w:date="2025-07-02T08:35:00Z" w:initials="HH">
    <w:p w14:paraId="38276DA0" w14:textId="1886E9DD" w:rsidR="00771EB3" w:rsidRDefault="00771EB3">
      <w:pPr>
        <w:pStyle w:val="CommentText"/>
      </w:pPr>
      <w:r>
        <w:rPr>
          <w:rStyle w:val="CommentReference"/>
        </w:rPr>
        <w:annotationRef/>
      </w:r>
      <w:r>
        <w:t>Just “level” or is “kind” of simplication also something that could make it radical?</w:t>
      </w:r>
    </w:p>
  </w:comment>
  <w:comment w:id="884" w:author="Hannah Haynie" w:date="2025-07-02T08:36:00Z" w:initials="HH">
    <w:p w14:paraId="5BAD6280" w14:textId="3C6B0420" w:rsidR="00771EB3" w:rsidRDefault="00771EB3">
      <w:pPr>
        <w:pStyle w:val="CommentText"/>
      </w:pPr>
      <w:r>
        <w:rPr>
          <w:rStyle w:val="CommentReference"/>
        </w:rPr>
        <w:annotationRef/>
      </w:r>
      <w:r>
        <w:t>Where are the details about what EA codes correspond to each of your categories? This needs to be reported explicitly. Refer to the appendix (and provide appendices!) if that is where you have put this detail, although I would argue that it belongs in the main text.</w:t>
      </w:r>
    </w:p>
  </w:comment>
  <w:comment w:id="961" w:author="Hannah Haynie" w:date="2025-07-02T08:37:00Z" w:initials="HH">
    <w:p w14:paraId="2F1FB5A7" w14:textId="1FD86F00" w:rsidR="00771EB3" w:rsidRDefault="00771EB3">
      <w:pPr>
        <w:pStyle w:val="CommentText"/>
      </w:pPr>
      <w:r>
        <w:rPr>
          <w:rStyle w:val="CommentReference"/>
        </w:rPr>
        <w:annotationRef/>
      </w:r>
      <w:r>
        <w:t>Reword this</w:t>
      </w:r>
    </w:p>
  </w:comment>
  <w:comment w:id="964" w:author="Hannah Haynie" w:date="2025-07-02T08:38:00Z" w:initials="HH">
    <w:p w14:paraId="663292E5" w14:textId="0CFCBDE8" w:rsidR="00771EB3" w:rsidRDefault="00771EB3">
      <w:pPr>
        <w:pStyle w:val="CommentText"/>
      </w:pPr>
      <w:r>
        <w:rPr>
          <w:rStyle w:val="CommentReference"/>
        </w:rPr>
        <w:annotationRef/>
      </w:r>
      <w:r>
        <w:t>This could be reworded to be a bit easier to read. I’ve made a couple of adjustments, but I urge you to think carefully about whether there is a way to express this that will be easier for an uninitiated reader to understand.</w:t>
      </w:r>
    </w:p>
  </w:comment>
  <w:comment w:id="979" w:author="Hannah Haynie" w:date="2025-07-02T08:39:00Z" w:initials="HH">
    <w:p w14:paraId="2D53F7EF" w14:textId="77777777" w:rsidR="00B83B79" w:rsidRDefault="00B83B79" w:rsidP="00B83B79">
      <w:pPr>
        <w:pStyle w:val="CommentText"/>
      </w:pPr>
      <w:r>
        <w:rPr>
          <w:rStyle w:val="CommentReference"/>
        </w:rPr>
        <w:annotationRef/>
      </w:r>
      <w:r>
        <w:t>Explain why you used median as a threshold.</w:t>
      </w:r>
    </w:p>
  </w:comment>
  <w:comment w:id="980" w:author="Hannah Haynie" w:date="2025-07-02T08:39:00Z" w:initials="HH">
    <w:p w14:paraId="095B6105" w14:textId="77777777" w:rsidR="00B83B79" w:rsidRDefault="00B83B79" w:rsidP="00B83B79">
      <w:pPr>
        <w:pStyle w:val="CommentText"/>
      </w:pPr>
      <w:r>
        <w:rPr>
          <w:rStyle w:val="CommentReference"/>
        </w:rPr>
        <w:annotationRef/>
      </w:r>
      <w:r>
        <w:t>Were they “scored as hill” overall, or were they just categorized as “hill” w.r.t. their population size? This paragraph needs to keep the unfamiliar reader in mind, and provide a little more detail throughout to make it clear to someone who’s never encountered this work just what you did.</w:t>
      </w:r>
    </w:p>
  </w:comment>
  <w:comment w:id="985" w:author="Hannah Haynie" w:date="2025-07-02T08:39:00Z" w:initials="HH">
    <w:p w14:paraId="1ED77A0E" w14:textId="7EF55BEE" w:rsidR="00771EB3" w:rsidRDefault="00771EB3">
      <w:pPr>
        <w:pStyle w:val="CommentText"/>
      </w:pPr>
      <w:r>
        <w:rPr>
          <w:rStyle w:val="CommentReference"/>
        </w:rPr>
        <w:annotationRef/>
      </w:r>
      <w:r>
        <w:t>Explain why you used median as a threshold.</w:t>
      </w:r>
    </w:p>
  </w:comment>
  <w:comment w:id="986" w:author="Hannah Haynie" w:date="2025-07-02T08:39:00Z" w:initials="HH">
    <w:p w14:paraId="1C4EAA1A" w14:textId="78DF034C" w:rsidR="00771EB3" w:rsidRDefault="00771EB3">
      <w:pPr>
        <w:pStyle w:val="CommentText"/>
      </w:pPr>
      <w:r>
        <w:rPr>
          <w:rStyle w:val="CommentReference"/>
        </w:rPr>
        <w:annotationRef/>
      </w:r>
      <w:r>
        <w:t>Were they “scored as hill” overall, or were they just categorized as “hill” w.r.t. their population size? This paragraph needs to keep the unfamiliar reader in mind, and provide a little more detail throughout to make it clear to someone who’s never encountered this work just what you did.</w:t>
      </w:r>
    </w:p>
  </w:comment>
  <w:comment w:id="991" w:author="Hannah Haynie" w:date="2025-07-02T08:41:00Z" w:initials="HH">
    <w:p w14:paraId="20F4A001" w14:textId="5906A3DF" w:rsidR="00771EB3" w:rsidRDefault="00771EB3">
      <w:pPr>
        <w:pStyle w:val="CommentText"/>
      </w:pPr>
      <w:r>
        <w:rPr>
          <w:rStyle w:val="CommentReference"/>
        </w:rPr>
        <w:annotationRef/>
      </w:r>
      <w:r>
        <w:t>Did you do any summing of scores to get an overall hill/valley classification? If so, how did you treat “split” coding? The reader doesn’t come away from this paragraph with a clear sense of the data you ended up with after the manipulations described here.</w:t>
      </w:r>
    </w:p>
  </w:comment>
  <w:comment w:id="993" w:author="Hannah Haynie" w:date="2025-07-02T08:41:00Z" w:initials="HH">
    <w:p w14:paraId="740F81E6" w14:textId="7ECB2B42" w:rsidR="00771EB3" w:rsidRDefault="00771EB3">
      <w:pPr>
        <w:pStyle w:val="CommentText"/>
      </w:pPr>
      <w:r>
        <w:rPr>
          <w:rStyle w:val="CommentReference"/>
        </w:rPr>
        <w:annotationRef/>
      </w:r>
      <w:r>
        <w:t>This needs to be earlier, after your sentence about agriculture scoring.</w:t>
      </w:r>
    </w:p>
  </w:comment>
  <w:comment w:id="1006" w:author="Hannah Haynie" w:date="2025-07-02T08:46:00Z" w:initials="HH">
    <w:p w14:paraId="51D8440D" w14:textId="7983B4B9" w:rsidR="00771EB3" w:rsidRDefault="00771EB3">
      <w:pPr>
        <w:pStyle w:val="CommentText"/>
      </w:pPr>
      <w:r>
        <w:rPr>
          <w:rStyle w:val="CommentReference"/>
        </w:rPr>
        <w:annotationRef/>
      </w:r>
      <w:r>
        <w:t>Per caloric yield, right? In fact, shifting agriculture in some parts of the world utilizes smaller individual plots but to achieve the yield for community subsistence, many of those plots are needed. Just be clear here, since this is something that there is extensive literature on, and an anthropology-minded reviewer might take issue with if it’s not clear that you understand the description.</w:t>
      </w:r>
    </w:p>
  </w:comment>
  <w:comment w:id="1007" w:author="Patrick Das" w:date="2025-07-11T15:18:00Z" w:initials="PD">
    <w:p w14:paraId="73FF2ED7" w14:textId="77777777" w:rsidR="00432DB7" w:rsidRDefault="00432DB7" w:rsidP="00432DB7">
      <w:pPr>
        <w:pStyle w:val="CommentText"/>
      </w:pPr>
      <w:r>
        <w:rPr>
          <w:rStyle w:val="CommentReference"/>
        </w:rPr>
        <w:annotationRef/>
      </w:r>
      <w:r>
        <w:rPr>
          <w:lang w:val="en-AU"/>
        </w:rPr>
        <w:t>I assume so, but to be honest I was rewording Scott’s justification. Do you think I should make it clearer this line of argumentation is his?</w:t>
      </w:r>
    </w:p>
  </w:comment>
  <w:comment w:id="1008" w:author="Patrick Das" w:date="2025-07-14T19:47:00Z" w:initials="PD">
    <w:p w14:paraId="4BC89478" w14:textId="77777777" w:rsidR="009C65B0" w:rsidRDefault="009C65B0" w:rsidP="009C65B0">
      <w:pPr>
        <w:pStyle w:val="CommentText"/>
      </w:pPr>
      <w:r>
        <w:rPr>
          <w:rStyle w:val="CommentReference"/>
        </w:rPr>
        <w:annotationRef/>
      </w:r>
      <w:r>
        <w:rPr>
          <w:lang w:val="en-AU"/>
        </w:rPr>
        <w:t xml:space="preserve">I’ve cited a page from him directly to make it clearer. </w:t>
      </w:r>
    </w:p>
  </w:comment>
  <w:comment w:id="1011" w:author="Hannah Haynie" w:date="2025-07-02T08:48:00Z" w:initials="HH">
    <w:p w14:paraId="2433C00B" w14:textId="03B91375" w:rsidR="00771EB3" w:rsidRDefault="00771EB3">
      <w:pPr>
        <w:pStyle w:val="CommentText"/>
      </w:pPr>
      <w:r>
        <w:rPr>
          <w:rStyle w:val="CommentReference"/>
        </w:rPr>
        <w:annotationRef/>
      </w:r>
      <w:r>
        <w:t>This definitely needs some literature cited to support the assertion.</w:t>
      </w:r>
    </w:p>
  </w:comment>
  <w:comment w:id="1012" w:author="Patrick Das" w:date="2025-07-11T15:24:00Z" w:initials="PD">
    <w:p w14:paraId="56E2A02B" w14:textId="77777777" w:rsidR="00376D9C" w:rsidRDefault="00376D9C" w:rsidP="00376D9C">
      <w:pPr>
        <w:pStyle w:val="CommentText"/>
      </w:pPr>
      <w:r>
        <w:rPr>
          <w:rStyle w:val="CommentReference"/>
        </w:rPr>
        <w:annotationRef/>
      </w:r>
      <w:r>
        <w:rPr>
          <w:lang w:val="en-AU"/>
        </w:rPr>
        <w:t>Agreed, but it is Scott’s assertion, so I’ve cited his argument, but let me know if you think I should reword it to try to make it more distanced from my own POV.</w:t>
      </w:r>
    </w:p>
  </w:comment>
  <w:comment w:id="1017" w:author="Hannah Haynie" w:date="2025-07-02T08:49:00Z" w:initials="HH">
    <w:p w14:paraId="5CBC1039" w14:textId="0F4D0B87" w:rsidR="00771EB3" w:rsidRDefault="00771EB3">
      <w:pPr>
        <w:pStyle w:val="CommentText"/>
      </w:pPr>
      <w:r>
        <w:rPr>
          <w:rStyle w:val="CommentReference"/>
        </w:rPr>
        <w:annotationRef/>
      </w:r>
      <w:r>
        <w:t>With what resolution?</w:t>
      </w:r>
    </w:p>
  </w:comment>
  <w:comment w:id="1018" w:author="Patrick Das" w:date="2025-07-11T15:29:00Z" w:initials="PD">
    <w:p w14:paraId="3EFE9641" w14:textId="77777777" w:rsidR="00FA7DB9" w:rsidRDefault="00FA7DB9" w:rsidP="00FA7DB9">
      <w:pPr>
        <w:pStyle w:val="CommentText"/>
      </w:pPr>
      <w:r>
        <w:rPr>
          <w:rStyle w:val="CommentReference"/>
        </w:rPr>
        <w:annotationRef/>
      </w:r>
      <w:r>
        <w:rPr>
          <w:lang w:val="en-AU"/>
        </w:rPr>
        <w:t>Is the way I’ve mentioned it now ok?</w:t>
      </w:r>
    </w:p>
  </w:comment>
  <w:comment w:id="1023" w:author="Hannah Haynie" w:date="2025-07-02T08:49:00Z" w:initials="HH">
    <w:p w14:paraId="55889E0D" w14:textId="7B623786" w:rsidR="00771EB3" w:rsidRDefault="00771EB3">
      <w:pPr>
        <w:pStyle w:val="CommentText"/>
      </w:pPr>
      <w:r>
        <w:rPr>
          <w:rStyle w:val="CommentReference"/>
        </w:rPr>
        <w:annotationRef/>
      </w:r>
      <w:r>
        <w:t>Is this much discussion of relative vs. absolute measures of complexity necessary, when your cross-linguistic approach essentially forces an absolute measure?</w:t>
      </w:r>
    </w:p>
  </w:comment>
  <w:comment w:id="1024" w:author="Hannah Haynie" w:date="2025-07-02T08:50:00Z" w:initials="HH">
    <w:p w14:paraId="7B3ADF17" w14:textId="0A3E0F10" w:rsidR="00EF2777" w:rsidRDefault="00EF2777">
      <w:pPr>
        <w:pStyle w:val="CommentText"/>
      </w:pPr>
      <w:r>
        <w:rPr>
          <w:rStyle w:val="CommentReference"/>
        </w:rPr>
        <w:annotationRef/>
      </w:r>
      <w:r>
        <w:t>This is the only important bit here. I would spend no more than 2-3 sentences contextualizing this, given how common it is to create absolute measures for cross-linguistic work where relative measures make no sense.</w:t>
      </w:r>
    </w:p>
  </w:comment>
  <w:comment w:id="1031" w:author="Hannah Haynie" w:date="2025-07-02T08:51:00Z" w:initials="HH">
    <w:p w14:paraId="7A27E055" w14:textId="3B755CD3" w:rsidR="00EF2777" w:rsidRDefault="00EF2777">
      <w:pPr>
        <w:pStyle w:val="CommentText"/>
      </w:pPr>
      <w:r>
        <w:rPr>
          <w:rStyle w:val="CommentReference"/>
        </w:rPr>
        <w:annotationRef/>
      </w:r>
      <w:r>
        <w:t>This feels out of place here. I recommend moving this later, after your descriptions of each complexity measure.</w:t>
      </w:r>
    </w:p>
  </w:comment>
  <w:comment w:id="1037" w:author="Hannah Haynie" w:date="2025-07-02T08:52:00Z" w:initials="HH">
    <w:p w14:paraId="58C5A5D1" w14:textId="4A3F3543" w:rsidR="00EF2777" w:rsidRDefault="00EF2777">
      <w:pPr>
        <w:pStyle w:val="CommentText"/>
      </w:pPr>
      <w:r>
        <w:rPr>
          <w:rStyle w:val="CommentReference"/>
        </w:rPr>
        <w:annotationRef/>
      </w:r>
      <w:r>
        <w:t>This example isn’t perfectly clearly spelled out. I would recommend adding lists of what counts for each category where you do the sum (as I’ve added in your parentheses). The discussion of allomorphy may also confuse a reader who might expect allomorphy to be counted somehow. Perhaps discuss why “optionality rules” count but allomorphy does not.</w:t>
      </w:r>
    </w:p>
  </w:comment>
  <w:comment w:id="1044" w:author="Hannah Haynie" w:date="2025-07-02T08:56:00Z" w:initials="HH">
    <w:p w14:paraId="1A16FBF1" w14:textId="43E0A8A7" w:rsidR="00031EDF" w:rsidRDefault="00031EDF">
      <w:pPr>
        <w:pStyle w:val="CommentText"/>
      </w:pPr>
      <w:r>
        <w:rPr>
          <w:rStyle w:val="CommentReference"/>
        </w:rPr>
        <w:annotationRef/>
      </w:r>
      <w:r>
        <w:t>I think you still need to address what the impacts are if the overall paradigm size is different for different languages. You could show why you treat a language with 4/9 cells filled differently from a language that has 8/16 cells filled, for example. Help the reader understand your analytical choices more!</w:t>
      </w:r>
    </w:p>
  </w:comment>
  <w:comment w:id="1101" w:author="Hannah Haynie" w:date="2025-07-02T08:57:00Z" w:initials="HH">
    <w:p w14:paraId="0601CCEC" w14:textId="5853F0C1" w:rsidR="00031EDF" w:rsidRDefault="00031EDF">
      <w:pPr>
        <w:pStyle w:val="CommentText"/>
      </w:pPr>
      <w:r>
        <w:rPr>
          <w:rStyle w:val="CommentReference"/>
        </w:rPr>
        <w:annotationRef/>
      </w:r>
      <w:r>
        <w:t>Grainy figure. Ideally replace with higher quality or re-create the table.</w:t>
      </w:r>
    </w:p>
  </w:comment>
  <w:comment w:id="1113" w:author="Hannah Haynie" w:date="2025-07-02T08:59:00Z" w:initials="HH">
    <w:p w14:paraId="78E130E2" w14:textId="28DCB0B7" w:rsidR="00031EDF" w:rsidRDefault="00031EDF">
      <w:pPr>
        <w:pStyle w:val="CommentText"/>
      </w:pPr>
      <w:r>
        <w:rPr>
          <w:rStyle w:val="CommentReference"/>
        </w:rPr>
        <w:annotationRef/>
      </w:r>
      <w:r>
        <w:t>Why this reference here?  Something earlier in the literature on alignment seems more appropriate (e.g. Plank 1979).</w:t>
      </w:r>
    </w:p>
  </w:comment>
  <w:comment w:id="1114" w:author="Hannah Haynie" w:date="2025-07-02T08:59:00Z" w:initials="HH">
    <w:p w14:paraId="28FA545D" w14:textId="21884F93" w:rsidR="00031EDF" w:rsidRDefault="00031EDF">
      <w:pPr>
        <w:pStyle w:val="CommentText"/>
      </w:pPr>
      <w:r>
        <w:rPr>
          <w:rStyle w:val="CommentReference"/>
        </w:rPr>
        <w:annotationRef/>
      </w:r>
      <w:r>
        <w:t>This can be reworded to make it easier to read and clearer to the reader what you did.</w:t>
      </w:r>
    </w:p>
  </w:comment>
  <w:comment w:id="1119" w:author="Hannah Haynie" w:date="2025-07-02T09:00:00Z" w:initials="HH">
    <w:p w14:paraId="5F028E9C" w14:textId="75766B58" w:rsidR="00031EDF" w:rsidRDefault="00031EDF">
      <w:pPr>
        <w:pStyle w:val="CommentText"/>
      </w:pPr>
      <w:r>
        <w:rPr>
          <w:rStyle w:val="CommentReference"/>
        </w:rPr>
        <w:annotationRef/>
      </w:r>
      <w:r>
        <w:t>What idea? You haven’t introduced a testable idea in this paragraph. You’ve only stated that languages treat some grammatical relations differently.</w:t>
      </w:r>
    </w:p>
  </w:comment>
  <w:comment w:id="1106" w:author="Hannah Haynie" w:date="2025-07-02T08:58:00Z" w:initials="HH">
    <w:p w14:paraId="6B53574F" w14:textId="6FDF14B8" w:rsidR="00031EDF" w:rsidRDefault="00031EDF">
      <w:pPr>
        <w:pStyle w:val="CommentText"/>
      </w:pPr>
      <w:r>
        <w:rPr>
          <w:rStyle w:val="CommentReference"/>
        </w:rPr>
        <w:annotationRef/>
      </w:r>
      <w:r>
        <w:t>This is very cursory and doesn’t do a great job of explaining *why* you encoded alignment, what alignment is, and how you captured it. This paragraph needs work.</w:t>
      </w:r>
    </w:p>
  </w:comment>
  <w:comment w:id="1107" w:author="Patrick Das" w:date="2025-07-14T12:23:00Z" w:initials="PD">
    <w:p w14:paraId="704B7BDC" w14:textId="77777777" w:rsidR="0045185D" w:rsidRDefault="0045185D" w:rsidP="0045185D">
      <w:pPr>
        <w:pStyle w:val="CommentText"/>
      </w:pPr>
      <w:r>
        <w:rPr>
          <w:rStyle w:val="CommentReference"/>
        </w:rPr>
        <w:annotationRef/>
      </w:r>
      <w:r>
        <w:rPr>
          <w:lang w:val="en-AU"/>
        </w:rPr>
        <w:t xml:space="preserve">On further thought, I think this doesn’t need its own section, so I’ll integrate it into the text about data collection earlier. </w:t>
      </w:r>
    </w:p>
  </w:comment>
  <w:comment w:id="1120" w:author="Hannah Haynie" w:date="2025-07-02T10:56:00Z" w:initials="HH">
    <w:p w14:paraId="6C83CCAC" w14:textId="2E6DC01F" w:rsidR="00CC7195" w:rsidRDefault="00CC7195">
      <w:pPr>
        <w:pStyle w:val="CommentText"/>
      </w:pPr>
      <w:r>
        <w:rPr>
          <w:rStyle w:val="CommentReference"/>
        </w:rPr>
        <w:annotationRef/>
      </w:r>
      <w:r>
        <w:t>In thinking about re-framing to front-load the methodological/statistical power caveats, maybe putting a different header here would help (e.g. “Quantitative Analysis” or “Insights from Quantitative Models”). That way the reader doesn’t expect section 4 to wrap everything up nicely with a clear set of answers, but instead they are encouraged to think about it as one step in that direction, with section 5 providing more of the story.</w:t>
      </w:r>
    </w:p>
  </w:comment>
  <w:comment w:id="1143" w:author="Hannah Haynie" w:date="2025-07-02T11:02:00Z" w:initials="HH">
    <w:p w14:paraId="473E6B04" w14:textId="7085631C" w:rsidR="00C73400" w:rsidRDefault="00C73400">
      <w:pPr>
        <w:pStyle w:val="CommentText"/>
      </w:pPr>
      <w:r>
        <w:rPr>
          <w:rStyle w:val="CommentReference"/>
        </w:rPr>
        <w:annotationRef/>
      </w:r>
      <w:r>
        <w:t>Instead of putting info about models all here, and outputs of models in table 4, use separate tables (one for each model), with this table’s info in the caption and the full results in the table for a single model.</w:t>
      </w:r>
    </w:p>
    <w:p w14:paraId="47785FA5" w14:textId="77777777" w:rsidR="00C73400" w:rsidRDefault="00C73400">
      <w:pPr>
        <w:pStyle w:val="CommentText"/>
      </w:pPr>
    </w:p>
    <w:p w14:paraId="68385444" w14:textId="77777777" w:rsidR="00C73400" w:rsidRDefault="00C73400">
      <w:pPr>
        <w:pStyle w:val="CommentText"/>
      </w:pPr>
      <w:r>
        <w:t>Also, presenting this as a table of models makes it clear that you did multiple comparisons … so a reviewer will probably want you to do something like a Bonferroni correction to make sure that multiple comparison element is handled appropriately. They are less likely to object to uncorrected significance thresholds if each model is presented separately.</w:t>
      </w:r>
    </w:p>
    <w:p w14:paraId="76A4405C" w14:textId="77777777" w:rsidR="00C73400" w:rsidRDefault="00C73400">
      <w:pPr>
        <w:pStyle w:val="CommentText"/>
      </w:pPr>
    </w:p>
    <w:p w14:paraId="215C1832" w14:textId="7A74854C" w:rsidR="00C73400" w:rsidRDefault="00C73400">
      <w:pPr>
        <w:pStyle w:val="CommentText"/>
      </w:pPr>
      <w:r>
        <w:t>Finally, if this is the set of models you are reporting on in the main text, you should present all of them. If you don’t want to present all of these results, consider whether you should discuss the relevant analysis in the main text. As a rule of thumb, if something could be relegated to a footnote, it’s fine to put it in the supplement/appendix. But if it’s a key part of the narrative you generally want to present it in the main text when word/table counts permit.</w:t>
      </w:r>
    </w:p>
  </w:comment>
  <w:comment w:id="1296" w:author="Hannah Haynie" w:date="2025-07-02T11:08:00Z" w:initials="HH">
    <w:p w14:paraId="59335979" w14:textId="7284CCBC" w:rsidR="00C73400" w:rsidRDefault="00C73400">
      <w:pPr>
        <w:pStyle w:val="CommentText"/>
      </w:pPr>
      <w:r>
        <w:rPr>
          <w:rStyle w:val="CommentReference"/>
        </w:rPr>
        <w:annotationRef/>
      </w:r>
      <w:r>
        <w:t>Version of QGIS and year of publication should be mentioned/cited</w:t>
      </w:r>
    </w:p>
  </w:comment>
  <w:comment w:id="1299" w:author="Hannah Haynie" w:date="2025-07-02T11:22:00Z" w:initials="HH">
    <w:p w14:paraId="268A016F" w14:textId="77777777" w:rsidR="00504440" w:rsidRDefault="00504440" w:rsidP="00504440">
      <w:pPr>
        <w:pStyle w:val="CommentText"/>
      </w:pPr>
      <w:r>
        <w:rPr>
          <w:rStyle w:val="CommentReference"/>
        </w:rPr>
        <w:annotationRef/>
      </w:r>
      <w:r>
        <w:t>State what specific model(s) show this specific finding</w:t>
      </w:r>
    </w:p>
  </w:comment>
  <w:comment w:id="1306" w:author="Hannah Haynie" w:date="2025-07-02T11:12:00Z" w:initials="HH">
    <w:p w14:paraId="528A5513" w14:textId="6A75F967" w:rsidR="00C73400" w:rsidRDefault="00C73400">
      <w:pPr>
        <w:pStyle w:val="CommentText"/>
      </w:pPr>
      <w:r>
        <w:rPr>
          <w:rStyle w:val="CommentReference"/>
        </w:rPr>
        <w:annotationRef/>
      </w:r>
      <w:r>
        <w:t>Since a) you didn’t test this with a causal model, and b) you didn’t include all 3 of these things (language, ecology, culture) in a single model, I would consider changing the wording of this subheading.</w:t>
      </w:r>
    </w:p>
  </w:comment>
  <w:comment w:id="1309" w:author="Hannah Haynie" w:date="2025-07-02T11:22:00Z" w:initials="HH">
    <w:p w14:paraId="4DE31603" w14:textId="727F214C" w:rsidR="00C73400" w:rsidRDefault="00C73400">
      <w:pPr>
        <w:pStyle w:val="CommentText"/>
      </w:pPr>
      <w:r>
        <w:rPr>
          <w:rStyle w:val="CommentReference"/>
        </w:rPr>
        <w:annotationRef/>
      </w:r>
      <w:r>
        <w:t>State what specific model(s) show this specific finding</w:t>
      </w:r>
    </w:p>
  </w:comment>
  <w:comment w:id="1314" w:author="Hannah Haynie" w:date="2025-07-02T21:23:00Z" w:initials="HH">
    <w:p w14:paraId="17ABA720" w14:textId="37B11480" w:rsidR="00C73400" w:rsidRDefault="00C73400">
      <w:pPr>
        <w:pStyle w:val="CommentText"/>
      </w:pPr>
      <w:r>
        <w:rPr>
          <w:rStyle w:val="CommentReference"/>
        </w:rPr>
        <w:annotationRef/>
      </w:r>
      <w:r>
        <w:t xml:space="preserve">Wording: In fact, </w:t>
      </w:r>
      <w:r w:rsidRPr="00C73400">
        <w:rPr>
          <w:b/>
          <w:bCs/>
        </w:rPr>
        <w:t>Model X</w:t>
      </w:r>
      <w:r>
        <w:t xml:space="preserve"> shows that the Hill/Valley classification itself is not …</w:t>
      </w:r>
    </w:p>
  </w:comment>
  <w:comment w:id="1315" w:author="Hannah Haynie" w:date="2025-07-02T21:23:00Z" w:initials="HH">
    <w:p w14:paraId="2661F108" w14:textId="1322879E" w:rsidR="00C73400" w:rsidRDefault="00C73400">
      <w:pPr>
        <w:pStyle w:val="CommentText"/>
      </w:pPr>
      <w:r>
        <w:rPr>
          <w:rStyle w:val="CommentReference"/>
        </w:rPr>
        <w:annotationRef/>
      </w:r>
      <w:r>
        <w:t>This is out of place. Describing the general approach after announcing findings is very jarring. Reorganization needed.</w:t>
      </w:r>
    </w:p>
  </w:comment>
  <w:comment w:id="1317" w:author="Hannah Haynie" w:date="2025-07-02T21:24:00Z" w:initials="HH">
    <w:p w14:paraId="3C789EFC" w14:textId="45F02977" w:rsidR="00C73400" w:rsidRDefault="00C73400">
      <w:pPr>
        <w:pStyle w:val="CommentText"/>
      </w:pPr>
      <w:r>
        <w:rPr>
          <w:rStyle w:val="CommentReference"/>
        </w:rPr>
        <w:annotationRef/>
      </w:r>
      <w:r>
        <w:t>Add a pointer to whatever section of the appendix contains these auxiliary models</w:t>
      </w:r>
    </w:p>
  </w:comment>
  <w:comment w:id="1319" w:author="Hannah Haynie" w:date="2025-07-02T21:25:00Z" w:initials="HH">
    <w:p w14:paraId="068F88A8" w14:textId="77777777" w:rsidR="00C73400" w:rsidRDefault="00C73400">
      <w:pPr>
        <w:pStyle w:val="CommentText"/>
      </w:pPr>
      <w:r>
        <w:rPr>
          <w:rStyle w:val="CommentReference"/>
        </w:rPr>
        <w:annotationRef/>
      </w:r>
      <w:r>
        <w:t>What would you say to a reviewer who pushes back by saying that a) this is because some other characterization of ecology would be better, or b) this is an artifact of your sample size?</w:t>
      </w:r>
    </w:p>
    <w:p w14:paraId="51C4015A" w14:textId="77777777" w:rsidR="00C73400" w:rsidRDefault="00C73400">
      <w:pPr>
        <w:pStyle w:val="CommentText"/>
      </w:pPr>
    </w:p>
    <w:p w14:paraId="68B1D006" w14:textId="19C89705" w:rsidR="00C73400" w:rsidRDefault="00C73400">
      <w:pPr>
        <w:pStyle w:val="CommentText"/>
      </w:pPr>
      <w:r>
        <w:t>Get ahead of the potential pushback by framing this section in a way that acknowledges early the limitations and sets the reader up to understand what is meaningful and what may not be. It’s o.k. that your models are underpowered if you don’t look like you’re hiding that fact or overstating results.</w:t>
      </w:r>
    </w:p>
  </w:comment>
  <w:comment w:id="1320" w:author="Hannah Haynie" w:date="2025-07-02T21:27:00Z" w:initials="HH">
    <w:p w14:paraId="5C1BDDF2" w14:textId="3695A539" w:rsidR="00C73400" w:rsidRDefault="00C73400">
      <w:pPr>
        <w:pStyle w:val="CommentText"/>
      </w:pPr>
      <w:r>
        <w:rPr>
          <w:rStyle w:val="CommentReference"/>
        </w:rPr>
        <w:annotationRef/>
      </w:r>
      <w:r>
        <w:t>Reconsider word choice</w:t>
      </w:r>
    </w:p>
  </w:comment>
  <w:comment w:id="1321" w:author="Hannah Haynie" w:date="2025-07-02T21:27:00Z" w:initials="HH">
    <w:p w14:paraId="1E1D12D1" w14:textId="63A7AC6F" w:rsidR="00C73400" w:rsidRDefault="00C73400">
      <w:pPr>
        <w:pStyle w:val="CommentText"/>
      </w:pPr>
      <w:r>
        <w:rPr>
          <w:rStyle w:val="CommentReference"/>
        </w:rPr>
        <w:annotationRef/>
      </w:r>
      <w:r>
        <w:t>I’m surprised that terrain roughness is so high for most Valley languages, and that it compares to Hill like this. Could this be related to the scale of the DEM? Or are Valley groups on the high end of the landscape roughness spectrum really in rougher places than most Hill groups?</w:t>
      </w:r>
    </w:p>
  </w:comment>
  <w:comment w:id="1322" w:author="Hannah Haynie" w:date="2025-07-02T21:29:00Z" w:initials="HH">
    <w:p w14:paraId="41A332F3" w14:textId="20B7A3D6" w:rsidR="00331069" w:rsidRDefault="00331069">
      <w:pPr>
        <w:pStyle w:val="CommentText"/>
      </w:pPr>
      <w:r>
        <w:rPr>
          <w:rStyle w:val="CommentReference"/>
        </w:rPr>
        <w:annotationRef/>
      </w:r>
      <w:r>
        <w:t>Can you spell this out in a little more detail?</w:t>
      </w:r>
    </w:p>
  </w:comment>
  <w:comment w:id="1323" w:author="Hannah Haynie" w:date="2025-07-02T21:29:00Z" w:initials="HH">
    <w:p w14:paraId="08085917" w14:textId="77777777" w:rsidR="00331069" w:rsidRDefault="00331069">
      <w:pPr>
        <w:pStyle w:val="CommentText"/>
      </w:pPr>
      <w:r>
        <w:rPr>
          <w:rStyle w:val="CommentReference"/>
        </w:rPr>
        <w:annotationRef/>
      </w:r>
      <w:r>
        <w:t xml:space="preserve">Is it possible that this is a matter of sampling more than a real finding? Be appropriately cautious… </w:t>
      </w:r>
    </w:p>
    <w:p w14:paraId="1601CA0A" w14:textId="77777777" w:rsidR="00331069" w:rsidRDefault="00331069">
      <w:pPr>
        <w:pStyle w:val="CommentText"/>
      </w:pPr>
    </w:p>
    <w:p w14:paraId="44A6424D" w14:textId="0BA65024" w:rsidR="00331069" w:rsidRDefault="00331069">
      <w:pPr>
        <w:pStyle w:val="CommentText"/>
      </w:pPr>
      <w:r>
        <w:t xml:space="preserve">And if you find that the box plot is more convincing than the model, you can discuss your results with caution and also say what that means for your expectations about what </w:t>
      </w:r>
      <w:r w:rsidR="00166686">
        <w:t xml:space="preserve">you </w:t>
      </w:r>
      <w:r>
        <w:t xml:space="preserve">would </w:t>
      </w:r>
      <w:r w:rsidR="00166686">
        <w:t xml:space="preserve">expect to </w:t>
      </w:r>
      <w:r>
        <w:t>happen with a larger sample.</w:t>
      </w:r>
    </w:p>
  </w:comment>
  <w:comment w:id="1324" w:author="Hannah Haynie" w:date="2025-07-02T21:31:00Z" w:initials="HH">
    <w:p w14:paraId="2054C3DF" w14:textId="2ECB1C6F" w:rsidR="00166686" w:rsidRDefault="00166686">
      <w:pPr>
        <w:pStyle w:val="CommentText"/>
      </w:pPr>
      <w:r>
        <w:rPr>
          <w:rStyle w:val="CommentReference"/>
        </w:rPr>
        <w:annotationRef/>
      </w:r>
      <w:r>
        <w:t>The box plot you’ve mentioned so far doesn’t tell the reader how influential an outlier is, so I would delete the word “influential” here and wait until your later mention.</w:t>
      </w:r>
    </w:p>
  </w:comment>
  <w:comment w:id="1331" w:author="Hannah Haynie" w:date="2025-07-02T21:33:00Z" w:initials="HH">
    <w:p w14:paraId="4573424A" w14:textId="5BB78F60" w:rsidR="003239A4" w:rsidRDefault="003239A4">
      <w:pPr>
        <w:pStyle w:val="CommentText"/>
      </w:pPr>
      <w:r>
        <w:rPr>
          <w:rStyle w:val="CommentReference"/>
        </w:rPr>
        <w:annotationRef/>
      </w:r>
      <w:r>
        <w:t>Stylistically, I recommend avoiding lots of rhetorical questions.</w:t>
      </w:r>
    </w:p>
  </w:comment>
  <w:comment w:id="1344" w:author="Hannah Haynie" w:date="2025-07-02T21:35:00Z" w:initials="HH">
    <w:p w14:paraId="11A33CEE" w14:textId="5294E7D4" w:rsidR="003239A4" w:rsidRDefault="003239A4">
      <w:pPr>
        <w:pStyle w:val="CommentText"/>
      </w:pPr>
      <w:r>
        <w:rPr>
          <w:rStyle w:val="CommentReference"/>
        </w:rPr>
        <w:annotationRef/>
      </w:r>
      <w:r>
        <w:t>Part of why it’s important to report all of the details per model clearly is that this is hard to evaluate without the relevant information easy to find. Isn’t your sample size 31? If so, 4/n is 0.129.</w:t>
      </w:r>
    </w:p>
  </w:comment>
  <w:comment w:id="1345" w:author="Patrick Das" w:date="2025-07-14T20:15:00Z" w:initials="PD">
    <w:p w14:paraId="4A3A6E4B" w14:textId="77777777" w:rsidR="00FE117B" w:rsidRDefault="00FE117B" w:rsidP="00FE117B">
      <w:pPr>
        <w:pStyle w:val="CommentText"/>
      </w:pPr>
      <w:r>
        <w:rPr>
          <w:rStyle w:val="CommentReference"/>
        </w:rPr>
        <w:annotationRef/>
      </w:r>
      <w:r>
        <w:rPr>
          <w:lang w:val="en-AU"/>
        </w:rPr>
        <w:t>But an outlier would be calculated from the initial dataset, right?</w:t>
      </w:r>
    </w:p>
  </w:comment>
  <w:comment w:id="1361" w:author="Hannah Haynie" w:date="2025-07-02T21:44:00Z" w:initials="HH">
    <w:p w14:paraId="6755CA33" w14:textId="5144DDF6" w:rsidR="003239A4" w:rsidRDefault="003239A4">
      <w:pPr>
        <w:pStyle w:val="CommentText"/>
      </w:pPr>
      <w:r>
        <w:rPr>
          <w:rStyle w:val="CommentReference"/>
        </w:rPr>
        <w:annotationRef/>
      </w:r>
      <w:r>
        <w:t xml:space="preserve">If these models were not well-fitting or significant (depending on the framework you’re using to evaluate them) then this might not be something to worry much about. Either way, if the relevant models were not good at predicting the response variable you need to acknowledge that so it doesn’t look like you’re overinterpreting poor models. </w:t>
      </w:r>
    </w:p>
  </w:comment>
  <w:comment w:id="1364" w:author="Hannah Haynie" w:date="2025-07-02T21:45:00Z" w:initials="HH">
    <w:p w14:paraId="7DB73901" w14:textId="0A663855" w:rsidR="003239A4" w:rsidRDefault="003239A4">
      <w:pPr>
        <w:pStyle w:val="CommentText"/>
      </w:pPr>
      <w:r>
        <w:rPr>
          <w:rStyle w:val="CommentReference"/>
        </w:rPr>
        <w:annotationRef/>
      </w:r>
      <w:r>
        <w:t>This should not be buried in parentheses.</w:t>
      </w:r>
    </w:p>
  </w:comment>
  <w:comment w:id="1377" w:author="Hannah Haynie" w:date="2025-07-02T21:46:00Z" w:initials="HH">
    <w:p w14:paraId="2DB4C097" w14:textId="20C484FC" w:rsidR="003239A4" w:rsidRDefault="003239A4">
      <w:pPr>
        <w:pStyle w:val="CommentText"/>
      </w:pPr>
      <w:r>
        <w:rPr>
          <w:rStyle w:val="CommentReference"/>
        </w:rPr>
        <w:annotationRef/>
      </w:r>
      <w:r>
        <w:t>Each model needs to be reported clearly with all relevant info. As reported, these are partial results.</w:t>
      </w:r>
    </w:p>
  </w:comment>
  <w:comment w:id="1725" w:author="Hannah Haynie" w:date="2025-07-02T21:48:00Z" w:initials="HH">
    <w:p w14:paraId="0B859454" w14:textId="20E497F2" w:rsidR="003239A4" w:rsidRDefault="003239A4">
      <w:pPr>
        <w:pStyle w:val="CommentText"/>
      </w:pPr>
      <w:r>
        <w:rPr>
          <w:rStyle w:val="CommentReference"/>
        </w:rPr>
        <w:annotationRef/>
      </w:r>
      <w:r>
        <w:t>This is a little unclear as worded, since the jump is between case complexity on one side and both types of verbal inflection complexity on the other. Consider rewording.</w:t>
      </w:r>
    </w:p>
  </w:comment>
  <w:comment w:id="1726" w:author="Hannah Haynie" w:date="2025-07-02T21:49:00Z" w:initials="HH">
    <w:p w14:paraId="3993579F" w14:textId="02581EAD" w:rsidR="003239A4" w:rsidRDefault="003239A4">
      <w:pPr>
        <w:pStyle w:val="CommentText"/>
      </w:pPr>
      <w:r>
        <w:rPr>
          <w:rStyle w:val="CommentReference"/>
        </w:rPr>
        <w:annotationRef/>
      </w:r>
      <w:r>
        <w:t>Your reader might not know what conditional and marginal fit are. Spell that out to show why you can interpret the difference w.r.t. the random effect.</w:t>
      </w:r>
    </w:p>
  </w:comment>
  <w:comment w:id="1729" w:author="Hannah Haynie" w:date="2025-07-02T21:50:00Z" w:initials="HH">
    <w:p w14:paraId="5E6C7008" w14:textId="51204C93" w:rsidR="003239A4" w:rsidRDefault="003239A4">
      <w:pPr>
        <w:pStyle w:val="CommentText"/>
      </w:pPr>
      <w:r>
        <w:rPr>
          <w:rStyle w:val="CommentReference"/>
        </w:rPr>
        <w:annotationRef/>
      </w:r>
      <w:r>
        <w:t>This should be at the beginning of the section instead of awkwardly nested in this paragraph.</w:t>
      </w:r>
    </w:p>
  </w:comment>
  <w:comment w:id="1730" w:author="Hannah Haynie" w:date="2025-07-02T21:51:00Z" w:initials="HH">
    <w:p w14:paraId="227B35FF" w14:textId="21E5A970" w:rsidR="003239A4" w:rsidRDefault="003239A4">
      <w:pPr>
        <w:pStyle w:val="CommentText"/>
      </w:pPr>
      <w:r>
        <w:rPr>
          <w:rStyle w:val="CommentReference"/>
        </w:rPr>
        <w:annotationRef/>
      </w:r>
      <w:r>
        <w:t>What kind of investigation? Be explicit. Vagueness makes it look like you are being cagey to avoid admitting the limitations of your analysis.</w:t>
      </w:r>
    </w:p>
  </w:comment>
  <w:comment w:id="1731" w:author="Hannah Haynie" w:date="2025-07-02T21:52:00Z" w:initials="HH">
    <w:p w14:paraId="12FB4155" w14:textId="36896F47" w:rsidR="003239A4" w:rsidRDefault="003239A4">
      <w:pPr>
        <w:pStyle w:val="CommentText"/>
      </w:pPr>
      <w:r>
        <w:rPr>
          <w:rStyle w:val="CommentReference"/>
        </w:rPr>
        <w:annotationRef/>
      </w:r>
      <w:r>
        <w:t>Where exactly is this reported? This needs to come in when you *show* the result. Telling your audience a result isn’t enough.</w:t>
      </w:r>
    </w:p>
  </w:comment>
  <w:comment w:id="1732" w:author="Hannah Haynie" w:date="2025-07-02T21:52:00Z" w:initials="HH">
    <w:p w14:paraId="2FC32725" w14:textId="0C90F035" w:rsidR="003239A4" w:rsidRDefault="003239A4">
      <w:pPr>
        <w:pStyle w:val="CommentText"/>
      </w:pPr>
      <w:r>
        <w:rPr>
          <w:rStyle w:val="CommentReference"/>
        </w:rPr>
        <w:annotationRef/>
      </w:r>
      <w:r>
        <w:t>What does this mean in this context? How did you test this? Can you give a little more info and then point to an appendix section that shows it? I think you mention this later, but as written, it is too mysterious for the reader to consider it to be reliable.</w:t>
      </w:r>
    </w:p>
  </w:comment>
  <w:comment w:id="1733" w:author="Hannah Haynie" w:date="2025-07-02T21:53:00Z" w:initials="HH">
    <w:p w14:paraId="0EB1A348" w14:textId="60EB25CE" w:rsidR="003239A4" w:rsidRDefault="003239A4">
      <w:pPr>
        <w:pStyle w:val="CommentText"/>
      </w:pPr>
      <w:r>
        <w:rPr>
          <w:rStyle w:val="CommentReference"/>
        </w:rPr>
        <w:annotationRef/>
      </w:r>
      <w:r>
        <w:t>Avoid linking words like “however” in titles. Reconsider this section title. For example, even “L2 use may impact argument marking complexity” would be a better header.</w:t>
      </w:r>
    </w:p>
  </w:comment>
  <w:comment w:id="1757" w:author="Hannah Haynie" w:date="2025-07-02T21:56:00Z" w:initials="HH">
    <w:p w14:paraId="0090D313" w14:textId="4617F5F5" w:rsidR="003239A4" w:rsidRDefault="003239A4">
      <w:pPr>
        <w:pStyle w:val="CommentText"/>
      </w:pPr>
      <w:r>
        <w:rPr>
          <w:rStyle w:val="CommentReference"/>
        </w:rPr>
        <w:annotationRef/>
      </w:r>
      <w:r>
        <w:t>The can’t currently, in fact. Don’t forget to add the appendices.</w:t>
      </w:r>
    </w:p>
  </w:comment>
  <w:comment w:id="1831" w:author="Hannah Haynie" w:date="2025-07-02T21:59:00Z" w:initials="HH">
    <w:p w14:paraId="06A81FF9" w14:textId="79AFAF57" w:rsidR="003B68F6" w:rsidRDefault="003B68F6">
      <w:pPr>
        <w:pStyle w:val="CommentText"/>
      </w:pPr>
      <w:r>
        <w:rPr>
          <w:rStyle w:val="CommentReference"/>
        </w:rPr>
        <w:annotationRef/>
      </w:r>
      <w:r>
        <w:t>A little more detail on how this works is needed. Did you then refit the model on each of the possible n-1 datasets?</w:t>
      </w:r>
    </w:p>
  </w:comment>
  <w:comment w:id="1832" w:author="Patrick Das" w:date="2025-07-14T14:34:00Z" w:initials="PD">
    <w:p w14:paraId="3F3388C7" w14:textId="77777777" w:rsidR="00FF698D" w:rsidRDefault="00FF698D" w:rsidP="00FF698D">
      <w:pPr>
        <w:pStyle w:val="CommentText"/>
      </w:pPr>
      <w:r>
        <w:rPr>
          <w:rStyle w:val="CommentReference"/>
        </w:rPr>
        <w:annotationRef/>
      </w:r>
      <w:r>
        <w:rPr>
          <w:lang w:val="en-AU"/>
        </w:rPr>
        <w:t xml:space="preserve">Yep - hopefully the edits make it clearer. </w:t>
      </w:r>
    </w:p>
  </w:comment>
  <w:comment w:id="1846" w:author="Hannah Haynie" w:date="2025-07-02T22:00:00Z" w:initials="HH">
    <w:p w14:paraId="411607F2" w14:textId="6AFD048C" w:rsidR="00544F85" w:rsidRDefault="00544F85">
      <w:pPr>
        <w:pStyle w:val="CommentText"/>
      </w:pPr>
      <w:r>
        <w:rPr>
          <w:rStyle w:val="CommentReference"/>
        </w:rPr>
        <w:annotationRef/>
      </w:r>
      <w:r>
        <w:t xml:space="preserve">Oof. I would have hoped it would be significant in more than half. </w:t>
      </w:r>
    </w:p>
  </w:comment>
  <w:comment w:id="1857" w:author="Hannah Haynie" w:date="2025-07-02T22:03:00Z" w:initials="HH">
    <w:p w14:paraId="09F736BD" w14:textId="0D151447" w:rsidR="004E69E1" w:rsidRDefault="004E69E1">
      <w:pPr>
        <w:pStyle w:val="CommentText"/>
      </w:pPr>
      <w:r>
        <w:rPr>
          <w:rStyle w:val="CommentReference"/>
        </w:rPr>
        <w:annotationRef/>
      </w:r>
      <w:r>
        <w:t>This needs to be stated with  more specificity.</w:t>
      </w:r>
    </w:p>
  </w:comment>
  <w:comment w:id="1876" w:author="Hannah Haynie" w:date="2025-07-02T22:04:00Z" w:initials="HH">
    <w:p w14:paraId="0C4E7E2F" w14:textId="26017270" w:rsidR="004E69E1" w:rsidRDefault="004E69E1">
      <w:pPr>
        <w:pStyle w:val="CommentText"/>
      </w:pPr>
      <w:r>
        <w:rPr>
          <w:rStyle w:val="CommentReference"/>
        </w:rPr>
        <w:annotationRef/>
      </w:r>
      <w:r>
        <w:t>Is the causality clearly in this direction? Or could a language that gains case marking then simplify its verbal indexing due to redundancy and pressures to express things efficiently?</w:t>
      </w:r>
    </w:p>
  </w:comment>
  <w:comment w:id="1898" w:author="Hannah Haynie" w:date="2025-07-02T22:08:00Z" w:initials="HH">
    <w:p w14:paraId="79DFCD86" w14:textId="498F476F" w:rsidR="0052056F" w:rsidRDefault="0052056F">
      <w:pPr>
        <w:pStyle w:val="CommentText"/>
      </w:pPr>
      <w:r>
        <w:rPr>
          <w:rStyle w:val="CommentReference"/>
        </w:rPr>
        <w:annotationRef/>
      </w:r>
      <w:r>
        <w:t>Does it, though? You’ve just described close cousins with very different levels of verbal indexing complexity. It’s hard to follow this point as a result.</w:t>
      </w:r>
    </w:p>
  </w:comment>
  <w:comment w:id="1909" w:author="Hannah Haynie" w:date="2025-07-02T22:09:00Z" w:initials="HH">
    <w:p w14:paraId="0BA650A1" w14:textId="37462C6A" w:rsidR="0052056F" w:rsidRDefault="0052056F">
      <w:pPr>
        <w:pStyle w:val="CommentText"/>
      </w:pPr>
      <w:r>
        <w:rPr>
          <w:rStyle w:val="CommentReference"/>
        </w:rPr>
        <w:annotationRef/>
      </w:r>
      <w:r>
        <w:t>Are *pressures* what are inherited or non-inherited? Consider rewording for clarity.</w:t>
      </w:r>
    </w:p>
  </w:comment>
  <w:comment w:id="1942" w:author="Hannah Haynie" w:date="2025-07-02T22:15:00Z" w:initials="HH">
    <w:p w14:paraId="46B38816" w14:textId="008484F4" w:rsidR="00BD6D10" w:rsidRDefault="00BD6D10">
      <w:pPr>
        <w:pStyle w:val="CommentText"/>
      </w:pPr>
      <w:r>
        <w:rPr>
          <w:rStyle w:val="CommentReference"/>
        </w:rPr>
        <w:annotationRef/>
      </w:r>
      <w:r>
        <w:t>Gain may not always be through innovation. I recommend remaining agnostic w.r.t. the specifics of the mechanism since borrowing is a possible source of complexity gain and a common interpretation of “innovation” in historical linguistics excludes borrowing.</w:t>
      </w:r>
    </w:p>
  </w:comment>
  <w:comment w:id="1947" w:author="Hannah Haynie" w:date="2025-07-02T22:17:00Z" w:initials="HH">
    <w:p w14:paraId="7FB022D1" w14:textId="2F0C1F3D" w:rsidR="00BD6D10" w:rsidRDefault="00BD6D10">
      <w:pPr>
        <w:pStyle w:val="CommentText"/>
      </w:pPr>
      <w:r>
        <w:rPr>
          <w:rStyle w:val="CommentReference"/>
        </w:rPr>
        <w:annotationRef/>
      </w:r>
      <w:r>
        <w:t>Aren’t these the same thing? Simplification (complexity loss) without subsequent gain of complexity</w:t>
      </w:r>
    </w:p>
  </w:comment>
  <w:comment w:id="1948" w:author="Patrick Das" w:date="2025-07-14T14:00:00Z" w:initials="PD">
    <w:p w14:paraId="0E41BE0E" w14:textId="77777777" w:rsidR="007471FC" w:rsidRDefault="007471FC" w:rsidP="007471FC">
      <w:pPr>
        <w:pStyle w:val="CommentText"/>
      </w:pPr>
      <w:r>
        <w:rPr>
          <w:rStyle w:val="CommentReference"/>
        </w:rPr>
        <w:annotationRef/>
      </w:r>
      <w:r>
        <w:rPr>
          <w:lang w:val="en-AU"/>
        </w:rPr>
        <w:t xml:space="preserve">But I think they describe different histories, in the first case a lg undergoes simplification (while being initially complex), in the second case, an initially simple lg doesn’t undergo gain of complexity. </w:t>
      </w:r>
    </w:p>
  </w:comment>
  <w:comment w:id="1960" w:author="Hannah Haynie" w:date="2025-07-02T22:18:00Z" w:initials="HH">
    <w:p w14:paraId="0B786EA3" w14:textId="52ADD1BD" w:rsidR="00BD6D10" w:rsidRDefault="00BD6D10">
      <w:pPr>
        <w:pStyle w:val="CommentText"/>
      </w:pPr>
      <w:r>
        <w:rPr>
          <w:rStyle w:val="CommentReference"/>
        </w:rPr>
        <w:annotationRef/>
      </w:r>
      <w:r>
        <w:t>And importantly, those are characterized quite differently than your variables</w:t>
      </w:r>
    </w:p>
  </w:comment>
  <w:comment w:id="1965" w:author="Hannah Haynie" w:date="2025-07-02T22:19:00Z" w:initials="HH">
    <w:p w14:paraId="3BF60457" w14:textId="02B69C83" w:rsidR="00BD6D10" w:rsidRDefault="00BD6D10">
      <w:pPr>
        <w:pStyle w:val="CommentText"/>
      </w:pPr>
      <w:r>
        <w:rPr>
          <w:rStyle w:val="CommentReference"/>
        </w:rPr>
        <w:annotationRef/>
      </w:r>
      <w:r>
        <w:t>Or perhaps simply due to borrowing/contact</w:t>
      </w:r>
    </w:p>
  </w:comment>
  <w:comment w:id="1972" w:author="Hannah Haynie" w:date="2025-07-02T22:20:00Z" w:initials="HH">
    <w:p w14:paraId="652BBDC9" w14:textId="0B7B5106" w:rsidR="003741A6" w:rsidRDefault="003741A6">
      <w:pPr>
        <w:pStyle w:val="CommentText"/>
      </w:pPr>
      <w:r>
        <w:rPr>
          <w:rStyle w:val="CommentReference"/>
        </w:rPr>
        <w:annotationRef/>
      </w:r>
      <w:r>
        <w:t>Instead of this clarification set off by an em-dash, add a separate sentence that explains better what a secondary state is.</w:t>
      </w:r>
    </w:p>
  </w:comment>
  <w:comment w:id="1977" w:author="Hannah Haynie" w:date="2025-07-02T22:21:00Z" w:initials="HH">
    <w:p w14:paraId="25BDAD5F" w14:textId="2BF30199" w:rsidR="003741A6" w:rsidRDefault="003741A6">
      <w:pPr>
        <w:pStyle w:val="CommentText"/>
      </w:pPr>
      <w:r>
        <w:rPr>
          <w:rStyle w:val="CommentReference"/>
        </w:rPr>
        <w:annotationRef/>
      </w:r>
      <w:r>
        <w:t>Is this necessarily true? Does it matter whether they have a lot of L2 speakers or not?</w:t>
      </w:r>
    </w:p>
  </w:comment>
  <w:comment w:id="1992" w:author="Hannah Haynie" w:date="2025-07-02T22:23:00Z" w:initials="HH">
    <w:p w14:paraId="597CB02E" w14:textId="62665617" w:rsidR="00661483" w:rsidRDefault="00661483">
      <w:pPr>
        <w:pStyle w:val="CommentText"/>
      </w:pPr>
      <w:r>
        <w:rPr>
          <w:rStyle w:val="CommentReference"/>
        </w:rPr>
        <w:annotationRef/>
      </w:r>
      <w:r>
        <w:t>update</w:t>
      </w:r>
    </w:p>
  </w:comment>
  <w:comment w:id="1999" w:author="Hannah Haynie" w:date="2025-07-02T22:24:00Z" w:initials="HH">
    <w:p w14:paraId="4AF2141B" w14:textId="77777777" w:rsidR="00B65049" w:rsidRDefault="00B65049">
      <w:pPr>
        <w:pStyle w:val="CommentText"/>
      </w:pPr>
      <w:r>
        <w:rPr>
          <w:rStyle w:val="CommentReference"/>
        </w:rPr>
        <w:annotationRef/>
      </w:r>
      <w:r>
        <w:t>Consider rephrasing.</w:t>
      </w:r>
    </w:p>
    <w:p w14:paraId="72F09124" w14:textId="77777777" w:rsidR="00B65049" w:rsidRDefault="00B65049">
      <w:pPr>
        <w:pStyle w:val="CommentText"/>
      </w:pPr>
    </w:p>
    <w:p w14:paraId="6EFD274D" w14:textId="11DC8107" w:rsidR="00B65049" w:rsidRDefault="00B65049">
      <w:pPr>
        <w:pStyle w:val="CommentText"/>
      </w:pPr>
      <w:r>
        <w:t>Also consider moving the bit about Limbu maybe not being part of EHR to a footnote since it’s not a new idea and it’s less important than clarify your reasoning about why this could mean that the hill/valley thing is partly real.</w:t>
      </w:r>
    </w:p>
  </w:comment>
  <w:comment w:id="2002" w:author="Hannah Haynie" w:date="2025-07-02T22:26:00Z" w:initials="HH">
    <w:p w14:paraId="53B5920C" w14:textId="638E951B" w:rsidR="00B65049" w:rsidRDefault="00B65049">
      <w:pPr>
        <w:pStyle w:val="CommentText"/>
      </w:pPr>
      <w:r>
        <w:rPr>
          <w:rStyle w:val="CommentReference"/>
        </w:rPr>
        <w:annotationRef/>
      </w:r>
      <w:r>
        <w:t>What justification do you have for this? Be careful not to sound like you’re telling a ‘just so story’… provide support from prior literature/knowledge or discuss the rationale for this idea a little more.</w:t>
      </w:r>
    </w:p>
  </w:comment>
  <w:comment w:id="2014" w:author="Hannah Haynie" w:date="2025-07-02T22:29:00Z" w:initials="HH">
    <w:p w14:paraId="55CB3338" w14:textId="6D0AB75F" w:rsidR="00AD58A7" w:rsidRDefault="00AD58A7">
      <w:pPr>
        <w:pStyle w:val="CommentText"/>
      </w:pPr>
      <w:r>
        <w:rPr>
          <w:rStyle w:val="CommentReference"/>
        </w:rPr>
        <w:annotationRef/>
      </w:r>
      <w:r>
        <w:t>If you want a caveat that this is based on Glottolog, put it in a footnote.</w:t>
      </w:r>
    </w:p>
  </w:comment>
  <w:comment w:id="2020" w:author="Hannah Haynie" w:date="2025-07-02T22:30:00Z" w:initials="HH">
    <w:p w14:paraId="68643B99" w14:textId="3E382562" w:rsidR="00AD58A7" w:rsidRDefault="00AD58A7">
      <w:pPr>
        <w:pStyle w:val="CommentText"/>
      </w:pPr>
      <w:r>
        <w:rPr>
          <w:rStyle w:val="CommentReference"/>
        </w:rPr>
        <w:annotationRef/>
      </w:r>
      <w:r>
        <w:t>*Why* do you expect that paradigm richness is to innovate and should be associated with inheritance? Explain this a little better here.</w:t>
      </w:r>
    </w:p>
  </w:comment>
  <w:comment w:id="2023" w:author="Hannah Haynie" w:date="2025-07-02T22:31:00Z" w:initials="HH">
    <w:p w14:paraId="4B893024" w14:textId="6497327D" w:rsidR="00AD58A7" w:rsidRDefault="00AD58A7">
      <w:pPr>
        <w:pStyle w:val="CommentText"/>
      </w:pPr>
      <w:r>
        <w:rPr>
          <w:rStyle w:val="CommentReference"/>
        </w:rPr>
        <w:annotationRef/>
      </w:r>
      <w:r>
        <w:t>I assume “the feature” is case marking, but it wasn’t 100% clear as written.</w:t>
      </w:r>
    </w:p>
  </w:comment>
  <w:comment w:id="2050" w:author="Hannah Haynie" w:date="2025-07-02T22:34:00Z" w:initials="HH">
    <w:p w14:paraId="468C5577" w14:textId="272CB3CA" w:rsidR="00C47282" w:rsidRDefault="00C47282">
      <w:pPr>
        <w:pStyle w:val="CommentText"/>
      </w:pPr>
      <w:r>
        <w:rPr>
          <w:rStyle w:val="CommentReference"/>
        </w:rPr>
        <w:annotationRef/>
      </w:r>
      <w:r>
        <w:t>Consider rewording this phrase for clarity</w:t>
      </w:r>
    </w:p>
  </w:comment>
  <w:comment w:id="2062" w:author="Hannah Haynie" w:date="2025-07-02T22:35:00Z" w:initials="HH">
    <w:p w14:paraId="52A8260E" w14:textId="080B84CB" w:rsidR="00C47282" w:rsidRDefault="00C47282">
      <w:pPr>
        <w:pStyle w:val="CommentText"/>
      </w:pPr>
      <w:r>
        <w:rPr>
          <w:rStyle w:val="CommentReference"/>
        </w:rPr>
        <w:annotationRef/>
      </w:r>
      <w:r>
        <w:t>Do you mean internal to a language, a subgroup, a region … be explicit here.</w:t>
      </w:r>
    </w:p>
  </w:comment>
  <w:comment w:id="2069" w:author="Hannah Haynie" w:date="2025-07-02T22:44:00Z" w:initials="HH">
    <w:p w14:paraId="168149DA" w14:textId="4B16C384" w:rsidR="002768AC" w:rsidRDefault="002768AC">
      <w:pPr>
        <w:pStyle w:val="CommentText"/>
      </w:pPr>
      <w:r>
        <w:rPr>
          <w:rStyle w:val="CommentReference"/>
        </w:rPr>
        <w:annotationRef/>
      </w:r>
      <w:r>
        <w:t>In  what *specific* ways does this echo things you’ve read in other work? This needs to be spelled out better for the reader.</w:t>
      </w:r>
    </w:p>
  </w:comment>
  <w:comment w:id="2083" w:author="Hannah Haynie" w:date="2025-07-02T22:46:00Z" w:initials="HH">
    <w:p w14:paraId="3804ED77" w14:textId="2109780C" w:rsidR="002768AC" w:rsidRDefault="002768AC">
      <w:pPr>
        <w:pStyle w:val="CommentText"/>
      </w:pPr>
      <w:r>
        <w:rPr>
          <w:rStyle w:val="CommentReference"/>
        </w:rPr>
        <w:annotationRef/>
      </w:r>
      <w:r>
        <w:t>Other references would be useful here</w:t>
      </w:r>
    </w:p>
  </w:comment>
  <w:comment w:id="2101" w:author="Hannah Haynie" w:date="2025-07-02T22:39:00Z" w:initials="HH">
    <w:p w14:paraId="03F83B84" w14:textId="1CF4CFAB" w:rsidR="002768AC" w:rsidRDefault="002768AC">
      <w:pPr>
        <w:pStyle w:val="CommentText"/>
      </w:pPr>
      <w:r>
        <w:rPr>
          <w:rStyle w:val="CommentReference"/>
        </w:rPr>
        <w:annotationRef/>
      </w:r>
      <w:r>
        <w:t>Publisher locations should be included for all books.</w:t>
      </w:r>
    </w:p>
  </w:comment>
  <w:comment w:id="2102" w:author="Hannah Haynie" w:date="2025-07-02T21:38:00Z" w:initials="HH">
    <w:p w14:paraId="0EF1D84C" w14:textId="5E2A90FB" w:rsidR="003239A4" w:rsidRDefault="003239A4">
      <w:pPr>
        <w:pStyle w:val="CommentText"/>
      </w:pPr>
      <w:r>
        <w:rPr>
          <w:rStyle w:val="CommentReference"/>
        </w:rPr>
        <w:annotationRef/>
      </w:r>
      <w:r>
        <w:t>All authors should be listed, instead of “et al.”. This applies to several other references as well.</w:t>
      </w:r>
    </w:p>
  </w:comment>
  <w:comment w:id="2103" w:author="Hannah Haynie" w:date="2025-07-02T22:36:00Z" w:initials="HH">
    <w:p w14:paraId="490810F1" w14:textId="2EF2CCD8" w:rsidR="002768AC" w:rsidRDefault="002768AC">
      <w:pPr>
        <w:pStyle w:val="CommentText"/>
      </w:pPr>
      <w:r>
        <w:rPr>
          <w:rStyle w:val="CommentReference"/>
        </w:rPr>
        <w:annotationRef/>
      </w:r>
      <w:r>
        <w:t>Use the DOI, not the URL</w:t>
      </w:r>
    </w:p>
  </w:comment>
  <w:comment w:id="2104" w:author="Hannah Haynie" w:date="2025-07-02T22:36:00Z" w:initials="HH">
    <w:p w14:paraId="7306CE34" w14:textId="7F8A2C45" w:rsidR="002768AC" w:rsidRDefault="002768AC">
      <w:pPr>
        <w:pStyle w:val="CommentText"/>
      </w:pPr>
      <w:r>
        <w:rPr>
          <w:rStyle w:val="CommentReference"/>
        </w:rPr>
        <w:annotationRef/>
      </w:r>
      <w:r>
        <w:t>If this is a published book you do not include the url of a copy or the date accessed.</w:t>
      </w:r>
    </w:p>
  </w:comment>
  <w:comment w:id="2105" w:author="Hannah Haynie" w:date="2025-07-02T22:37:00Z" w:initials="HH">
    <w:p w14:paraId="316C5075" w14:textId="78DC8E32" w:rsidR="002768AC" w:rsidRDefault="002768AC">
      <w:pPr>
        <w:pStyle w:val="CommentText"/>
      </w:pPr>
      <w:r>
        <w:rPr>
          <w:rStyle w:val="CommentReference"/>
        </w:rPr>
        <w:annotationRef/>
      </w:r>
      <w:r>
        <w:t>This is a published work, so you should cite it as a book, not by citing its purchase page as a webpage.</w:t>
      </w:r>
    </w:p>
  </w:comment>
  <w:comment w:id="2106" w:author="Hannah Haynie" w:date="2025-07-02T22:38:00Z" w:initials="HH">
    <w:p w14:paraId="5916C3F8" w14:textId="56DE34E1" w:rsidR="002768AC" w:rsidRDefault="002768AC">
      <w:pPr>
        <w:pStyle w:val="CommentText"/>
      </w:pPr>
      <w:r>
        <w:rPr>
          <w:rStyle w:val="CommentReference"/>
        </w:rPr>
        <w:annotationRef/>
      </w:r>
      <w:r>
        <w:t>Again, it’s unclear whether this is a published book with page numbers ad full publishing info or a website. Be careful with your citation formatting.</w:t>
      </w:r>
    </w:p>
  </w:comment>
  <w:comment w:id="2107" w:author="Hannah Haynie" w:date="2025-07-02T22:40:00Z" w:initials="HH">
    <w:p w14:paraId="2E078E80" w14:textId="31ED5017" w:rsidR="002768AC" w:rsidRDefault="002768AC">
      <w:pPr>
        <w:pStyle w:val="CommentText"/>
      </w:pPr>
      <w:r>
        <w:rPr>
          <w:rStyle w:val="CommentReference"/>
        </w:rPr>
        <w:annotationRef/>
      </w:r>
      <w:r>
        <w:t>This is not a standard citation element.</w:t>
      </w:r>
    </w:p>
  </w:comment>
  <w:comment w:id="2108" w:author="Hannah Haynie" w:date="2025-07-02T22:40:00Z" w:initials="HH">
    <w:p w14:paraId="02C536B0" w14:textId="5529B3E0" w:rsidR="002768AC" w:rsidRDefault="002768AC">
      <w:pPr>
        <w:pStyle w:val="CommentText"/>
      </w:pPr>
      <w:r>
        <w:rPr>
          <w:rStyle w:val="CommentReference"/>
        </w:rPr>
        <w:annotationRef/>
      </w:r>
      <w:r>
        <w:t>This needs to cite the original source. STRM is a NASA product.</w:t>
      </w:r>
    </w:p>
  </w:comment>
  <w:comment w:id="2109" w:author="Hannah Haynie" w:date="2025-07-02T22:39:00Z" w:initials="HH">
    <w:p w14:paraId="23F2E9CD" w14:textId="4599D7FF" w:rsidR="002768AC" w:rsidRDefault="002768AC">
      <w:pPr>
        <w:pStyle w:val="CommentText"/>
      </w:pPr>
      <w:r>
        <w:rPr>
          <w:rStyle w:val="CommentReference"/>
        </w:rPr>
        <w:annotationRef/>
      </w:r>
      <w:r>
        <w:t>Book or website?</w:t>
      </w:r>
    </w:p>
  </w:comment>
  <w:comment w:id="2110" w:author="Hannah Haynie" w:date="2025-07-02T22:41:00Z" w:initials="HH">
    <w:p w14:paraId="5B7561A2" w14:textId="7203330F" w:rsidR="002768AC" w:rsidRDefault="002768AC">
      <w:pPr>
        <w:pStyle w:val="CommentText"/>
      </w:pPr>
      <w:r>
        <w:rPr>
          <w:rStyle w:val="CommentReference"/>
        </w:rPr>
        <w:annotationRef/>
      </w:r>
      <w:r>
        <w:t>Version? Date?</w:t>
      </w:r>
    </w:p>
  </w:comment>
  <w:comment w:id="2111" w:author="Hannah Haynie" w:date="2025-07-02T22:41:00Z" w:initials="HH">
    <w:p w14:paraId="34914140" w14:textId="5BCA1FDD" w:rsidR="002768AC" w:rsidRDefault="002768AC">
      <w:pPr>
        <w:pStyle w:val="CommentText"/>
      </w:pPr>
      <w:r>
        <w:rPr>
          <w:rStyle w:val="CommentReference"/>
        </w:rPr>
        <w:annotationRef/>
      </w:r>
      <w:r>
        <w:t>Book or website? If book, is it an edited volume? Edited volumes require editor info in the reference.</w:t>
      </w:r>
    </w:p>
  </w:comment>
  <w:comment w:id="2112" w:author="Hannah Haynie" w:date="2025-07-02T22:42:00Z" w:initials="HH">
    <w:p w14:paraId="3809C824" w14:textId="7391AF95" w:rsidR="002768AC" w:rsidRDefault="002768AC">
      <w:pPr>
        <w:pStyle w:val="CommentText"/>
      </w:pPr>
      <w:r>
        <w:rPr>
          <w:rStyle w:val="CommentReference"/>
        </w:rPr>
        <w:annotationRef/>
      </w:r>
      <w:r>
        <w:t>Abbreviation not appropriate</w:t>
      </w:r>
    </w:p>
  </w:comment>
  <w:comment w:id="2113" w:author="Hannah Haynie" w:date="2025-07-02T22:42:00Z" w:initials="HH">
    <w:p w14:paraId="7938B95F" w14:textId="6304850E" w:rsidR="002768AC" w:rsidRDefault="002768AC">
      <w:pPr>
        <w:pStyle w:val="CommentText"/>
      </w:pPr>
      <w:r>
        <w:rPr>
          <w:rStyle w:val="CommentReference"/>
        </w:rPr>
        <w:annotationRef/>
      </w:r>
      <w:r>
        <w:t>Website or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E9BA98" w15:done="1"/>
  <w15:commentEx w15:paraId="409CD6AF" w15:done="1"/>
  <w15:commentEx w15:paraId="5859E62A" w15:done="1"/>
  <w15:commentEx w15:paraId="549C54F4" w15:done="0"/>
  <w15:commentEx w15:paraId="50946F30" w15:done="1"/>
  <w15:commentEx w15:paraId="138706CF" w15:done="1"/>
  <w15:commentEx w15:paraId="6A851E67" w15:done="0"/>
  <w15:commentEx w15:paraId="3A4C72F5" w15:done="0"/>
  <w15:commentEx w15:paraId="4E2DA634" w15:done="1"/>
  <w15:commentEx w15:paraId="429D4AF0" w15:done="1"/>
  <w15:commentEx w15:paraId="38664592" w15:done="1"/>
  <w15:commentEx w15:paraId="149CB09C" w15:done="1"/>
  <w15:commentEx w15:paraId="5E84A03D" w15:done="1"/>
  <w15:commentEx w15:paraId="34B1E251" w15:done="1"/>
  <w15:commentEx w15:paraId="7769BA69" w15:done="1"/>
  <w15:commentEx w15:paraId="27D872D5" w15:done="1"/>
  <w15:commentEx w15:paraId="58CE1457" w15:done="1"/>
  <w15:commentEx w15:paraId="2B7033BE" w15:done="1"/>
  <w15:commentEx w15:paraId="6DF1230E" w15:done="1"/>
  <w15:commentEx w15:paraId="348D5E06" w15:done="0"/>
  <w15:commentEx w15:paraId="5C9F741D" w15:done="0"/>
  <w15:commentEx w15:paraId="44B2A909" w15:done="0"/>
  <w15:commentEx w15:paraId="6FBDB177" w15:done="0"/>
  <w15:commentEx w15:paraId="5DB08B85" w15:done="0"/>
  <w15:commentEx w15:paraId="03919730" w15:done="0"/>
  <w15:commentEx w15:paraId="685F98A3" w15:done="0"/>
  <w15:commentEx w15:paraId="05B025D6" w15:done="0"/>
  <w15:commentEx w15:paraId="60A4A5DB" w15:done="0"/>
  <w15:commentEx w15:paraId="7263101F" w15:done="1"/>
  <w15:commentEx w15:paraId="3EC5F47F" w15:done="0"/>
  <w15:commentEx w15:paraId="5469262E" w15:done="0"/>
  <w15:commentEx w15:paraId="35B4454B" w15:done="0"/>
  <w15:commentEx w15:paraId="1667816E" w15:done="0"/>
  <w15:commentEx w15:paraId="1A070B02" w15:done="0"/>
  <w15:commentEx w15:paraId="465590F1" w15:done="0"/>
  <w15:commentEx w15:paraId="5F58E26E" w15:done="0"/>
  <w15:commentEx w15:paraId="774BFD0C" w15:done="0"/>
  <w15:commentEx w15:paraId="1D55A5F0" w15:done="0"/>
  <w15:commentEx w15:paraId="7021E613" w15:done="0"/>
  <w15:commentEx w15:paraId="618EDA2B" w15:done="1"/>
  <w15:commentEx w15:paraId="146D50C9" w15:done="1"/>
  <w15:commentEx w15:paraId="2FC3BD93" w15:done="1"/>
  <w15:commentEx w15:paraId="0756C5E5" w15:done="1"/>
  <w15:commentEx w15:paraId="38276DA0" w15:done="1"/>
  <w15:commentEx w15:paraId="5BAD6280" w15:done="1"/>
  <w15:commentEx w15:paraId="2F1FB5A7" w15:done="1"/>
  <w15:commentEx w15:paraId="663292E5" w15:done="1"/>
  <w15:commentEx w15:paraId="2D53F7EF" w15:done="1"/>
  <w15:commentEx w15:paraId="095B6105" w15:done="1"/>
  <w15:commentEx w15:paraId="1ED77A0E" w15:done="1"/>
  <w15:commentEx w15:paraId="1C4EAA1A" w15:done="1"/>
  <w15:commentEx w15:paraId="20F4A001" w15:done="1"/>
  <w15:commentEx w15:paraId="740F81E6" w15:done="1"/>
  <w15:commentEx w15:paraId="51D8440D" w15:done="1"/>
  <w15:commentEx w15:paraId="73FF2ED7" w15:paraIdParent="51D8440D" w15:done="1"/>
  <w15:commentEx w15:paraId="4BC89478" w15:paraIdParent="51D8440D" w15:done="1"/>
  <w15:commentEx w15:paraId="2433C00B" w15:done="1"/>
  <w15:commentEx w15:paraId="56E2A02B" w15:paraIdParent="2433C00B" w15:done="1"/>
  <w15:commentEx w15:paraId="5CBC1039" w15:done="1"/>
  <w15:commentEx w15:paraId="3EFE9641" w15:paraIdParent="5CBC1039" w15:done="1"/>
  <w15:commentEx w15:paraId="55889E0D" w15:done="0"/>
  <w15:commentEx w15:paraId="7B3ADF17" w15:done="0"/>
  <w15:commentEx w15:paraId="7A27E055" w15:done="0"/>
  <w15:commentEx w15:paraId="58C5A5D1" w15:done="0"/>
  <w15:commentEx w15:paraId="1A16FBF1" w15:done="0"/>
  <w15:commentEx w15:paraId="0601CCEC" w15:done="1"/>
  <w15:commentEx w15:paraId="78E130E2" w15:done="0"/>
  <w15:commentEx w15:paraId="28FA545D" w15:done="0"/>
  <w15:commentEx w15:paraId="5F028E9C" w15:done="0"/>
  <w15:commentEx w15:paraId="6B53574F" w15:done="0"/>
  <w15:commentEx w15:paraId="704B7BDC" w15:paraIdParent="6B53574F" w15:done="0"/>
  <w15:commentEx w15:paraId="6C83CCAC" w15:done="0"/>
  <w15:commentEx w15:paraId="215C1832" w15:done="0"/>
  <w15:commentEx w15:paraId="59335979" w15:done="1"/>
  <w15:commentEx w15:paraId="268A016F" w15:done="0"/>
  <w15:commentEx w15:paraId="528A5513" w15:done="0"/>
  <w15:commentEx w15:paraId="4DE31603" w15:done="0"/>
  <w15:commentEx w15:paraId="17ABA720" w15:done="0"/>
  <w15:commentEx w15:paraId="2661F108" w15:done="0"/>
  <w15:commentEx w15:paraId="3C789EFC" w15:done="0"/>
  <w15:commentEx w15:paraId="68B1D006" w15:done="0"/>
  <w15:commentEx w15:paraId="5C1BDDF2" w15:done="0"/>
  <w15:commentEx w15:paraId="1E1D12D1" w15:done="0"/>
  <w15:commentEx w15:paraId="41A332F3" w15:done="0"/>
  <w15:commentEx w15:paraId="44A6424D" w15:done="0"/>
  <w15:commentEx w15:paraId="2054C3DF" w15:done="0"/>
  <w15:commentEx w15:paraId="4573424A" w15:done="1"/>
  <w15:commentEx w15:paraId="11A33CEE" w15:done="0"/>
  <w15:commentEx w15:paraId="4A3A6E4B" w15:paraIdParent="11A33CEE" w15:done="0"/>
  <w15:commentEx w15:paraId="6755CA33" w15:done="0"/>
  <w15:commentEx w15:paraId="7DB73901" w15:done="1"/>
  <w15:commentEx w15:paraId="2DB4C097" w15:done="1"/>
  <w15:commentEx w15:paraId="0B859454" w15:done="0"/>
  <w15:commentEx w15:paraId="3993579F" w15:done="0"/>
  <w15:commentEx w15:paraId="5E6C7008" w15:done="0"/>
  <w15:commentEx w15:paraId="227B35FF" w15:done="0"/>
  <w15:commentEx w15:paraId="12FB4155" w15:done="0"/>
  <w15:commentEx w15:paraId="2FC32725" w15:done="0"/>
  <w15:commentEx w15:paraId="0EB1A348" w15:done="0"/>
  <w15:commentEx w15:paraId="0090D313" w15:done="1"/>
  <w15:commentEx w15:paraId="06A81FF9" w15:done="0"/>
  <w15:commentEx w15:paraId="3F3388C7" w15:paraIdParent="06A81FF9" w15:done="0"/>
  <w15:commentEx w15:paraId="411607F2" w15:done="1"/>
  <w15:commentEx w15:paraId="09F736BD" w15:done="1"/>
  <w15:commentEx w15:paraId="0C4E7E2F" w15:done="1"/>
  <w15:commentEx w15:paraId="79DFCD86" w15:done="0"/>
  <w15:commentEx w15:paraId="0BA650A1" w15:done="0"/>
  <w15:commentEx w15:paraId="46B38816" w15:done="1"/>
  <w15:commentEx w15:paraId="7FB022D1" w15:done="1"/>
  <w15:commentEx w15:paraId="0E41BE0E" w15:paraIdParent="7FB022D1" w15:done="1"/>
  <w15:commentEx w15:paraId="0B786EA3" w15:done="1"/>
  <w15:commentEx w15:paraId="3BF60457" w15:done="1"/>
  <w15:commentEx w15:paraId="652BBDC9" w15:done="0"/>
  <w15:commentEx w15:paraId="25BDAD5F" w15:done="1"/>
  <w15:commentEx w15:paraId="597CB02E" w15:done="1"/>
  <w15:commentEx w15:paraId="6EFD274D" w15:done="0"/>
  <w15:commentEx w15:paraId="53B5920C" w15:done="0"/>
  <w15:commentEx w15:paraId="55CB3338" w15:done="0"/>
  <w15:commentEx w15:paraId="68643B99" w15:done="0"/>
  <w15:commentEx w15:paraId="4B893024" w15:done="0"/>
  <w15:commentEx w15:paraId="468C5577" w15:done="0"/>
  <w15:commentEx w15:paraId="52A8260E" w15:done="1"/>
  <w15:commentEx w15:paraId="168149DA" w15:done="0"/>
  <w15:commentEx w15:paraId="3804ED77" w15:done="0"/>
  <w15:commentEx w15:paraId="03F83B84" w15:done="0"/>
  <w15:commentEx w15:paraId="0EF1D84C" w15:done="0"/>
  <w15:commentEx w15:paraId="490810F1" w15:done="0"/>
  <w15:commentEx w15:paraId="7306CE34" w15:done="0"/>
  <w15:commentEx w15:paraId="316C5075" w15:done="0"/>
  <w15:commentEx w15:paraId="5916C3F8" w15:done="0"/>
  <w15:commentEx w15:paraId="2E078E80" w15:done="0"/>
  <w15:commentEx w15:paraId="02C536B0" w15:done="0"/>
  <w15:commentEx w15:paraId="23F2E9CD" w15:done="0"/>
  <w15:commentEx w15:paraId="5B7561A2" w15:done="0"/>
  <w15:commentEx w15:paraId="34914140" w15:done="0"/>
  <w15:commentEx w15:paraId="3809C824" w15:done="0"/>
  <w15:commentEx w15:paraId="7938B9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DFACA0B" w16cex:dateUtc="2025-07-02T14:12:00Z"/>
  <w16cex:commentExtensible w16cex:durableId="73BA4DFB" w16cex:dateUtc="2025-07-01T00:20:00Z"/>
  <w16cex:commentExtensible w16cex:durableId="2C535CB6" w16cex:dateUtc="2025-07-01T00:21:00Z"/>
  <w16cex:commentExtensible w16cex:durableId="3B4496B5" w16cex:dateUtc="2025-07-01T00:22:00Z"/>
  <w16cex:commentExtensible w16cex:durableId="78A03361" w16cex:dateUtc="2025-07-01T00:24:00Z"/>
  <w16cex:commentExtensible w16cex:durableId="68609F28" w16cex:dateUtc="2025-07-01T00:24:00Z"/>
  <w16cex:commentExtensible w16cex:durableId="204E1B86" w16cex:dateUtc="2025-07-01T00:25:00Z"/>
  <w16cex:commentExtensible w16cex:durableId="5E0C7D71" w16cex:dateUtc="2025-07-01T00:30:00Z"/>
  <w16cex:commentExtensible w16cex:durableId="3D3B588B" w16cex:dateUtc="2025-07-01T00:26:00Z"/>
  <w16cex:commentExtensible w16cex:durableId="22B4F559" w16cex:dateUtc="2025-07-01T00:28:00Z"/>
  <w16cex:commentExtensible w16cex:durableId="488EAAE8" w16cex:dateUtc="2025-07-01T00:28:00Z"/>
  <w16cex:commentExtensible w16cex:durableId="30F9120C" w16cex:dateUtc="2025-07-01T00:31:00Z"/>
  <w16cex:commentExtensible w16cex:durableId="1E5C9199" w16cex:dateUtc="2025-07-01T00:33:00Z"/>
  <w16cex:commentExtensible w16cex:durableId="54210872" w16cex:dateUtc="2025-07-01T00:34:00Z"/>
  <w16cex:commentExtensible w16cex:durableId="276E7EE1" w16cex:dateUtc="2025-07-02T14:13:00Z"/>
  <w16cex:commentExtensible w16cex:durableId="26F512E1" w16cex:dateUtc="2025-07-01T00:36:00Z"/>
  <w16cex:commentExtensible w16cex:durableId="01E09825" w16cex:dateUtc="2025-07-01T00:37:00Z"/>
  <w16cex:commentExtensible w16cex:durableId="79B0140F" w16cex:dateUtc="2025-07-01T00:37:00Z"/>
  <w16cex:commentExtensible w16cex:durableId="0AF7D238" w16cex:dateUtc="2025-07-01T00:38:00Z"/>
  <w16cex:commentExtensible w16cex:durableId="399E00C7" w16cex:dateUtc="2025-07-02T14:14:00Z"/>
  <w16cex:commentExtensible w16cex:durableId="7BBE99C7" w16cex:dateUtc="2025-07-01T00:39:00Z"/>
  <w16cex:commentExtensible w16cex:durableId="1BCA3B29" w16cex:dateUtc="2025-07-01T00:44:00Z"/>
  <w16cex:commentExtensible w16cex:durableId="2BAC7A22" w16cex:dateUtc="2025-07-01T00:46:00Z"/>
  <w16cex:commentExtensible w16cex:durableId="63EC5FB6" w16cex:dateUtc="2025-07-01T00:47:00Z"/>
  <w16cex:commentExtensible w16cex:durableId="6DFBB0BF" w16cex:dateUtc="2025-07-01T00:47:00Z"/>
  <w16cex:commentExtensible w16cex:durableId="6095F600" w16cex:dateUtc="2025-07-01T00:50:00Z"/>
  <w16cex:commentExtensible w16cex:durableId="112F186E" w16cex:dateUtc="2025-07-01T00:51:00Z"/>
  <w16cex:commentExtensible w16cex:durableId="04CC5BD6" w16cex:dateUtc="2025-07-01T00:55:00Z"/>
  <w16cex:commentExtensible w16cex:durableId="1240409A" w16cex:dateUtc="2025-07-02T14:16:00Z"/>
  <w16cex:commentExtensible w16cex:durableId="75CAFA09" w16cex:dateUtc="2025-07-02T14:18:00Z"/>
  <w16cex:commentExtensible w16cex:durableId="3D6AFF8F" w16cex:dateUtc="2025-07-02T14:18:00Z"/>
  <w16cex:commentExtensible w16cex:durableId="3AEB6E90" w16cex:dateUtc="2025-07-02T14:20:00Z"/>
  <w16cex:commentExtensible w16cex:durableId="6DCE2499" w16cex:dateUtc="2025-07-02T14:21:00Z"/>
  <w16cex:commentExtensible w16cex:durableId="159180B9" w16cex:dateUtc="2025-07-02T14:23:00Z"/>
  <w16cex:commentExtensible w16cex:durableId="60E5FA05" w16cex:dateUtc="2025-07-02T14:22:00Z"/>
  <w16cex:commentExtensible w16cex:durableId="6974DB0F" w16cex:dateUtc="2025-07-02T14:22:00Z"/>
  <w16cex:commentExtensible w16cex:durableId="0EC1406C" w16cex:dateUtc="2025-07-02T14:24:00Z"/>
  <w16cex:commentExtensible w16cex:durableId="3121323D" w16cex:dateUtc="2025-07-02T14:25:00Z"/>
  <w16cex:commentExtensible w16cex:durableId="29ABEA37" w16cex:dateUtc="2025-07-02T14:26:00Z"/>
  <w16cex:commentExtensible w16cex:durableId="4DFB011D" w16cex:dateUtc="2025-07-02T14:29:00Z"/>
  <w16cex:commentExtensible w16cex:durableId="06A7C2BB" w16cex:dateUtc="2025-07-02T14:31:00Z"/>
  <w16cex:commentExtensible w16cex:durableId="2F6CFD73" w16cex:dateUtc="2025-07-02T14:31:00Z"/>
  <w16cex:commentExtensible w16cex:durableId="1EBE2EDA" w16cex:dateUtc="2025-07-02T14:33:00Z"/>
  <w16cex:commentExtensible w16cex:durableId="7E5EEE30" w16cex:dateUtc="2025-07-02T14:35:00Z"/>
  <w16cex:commentExtensible w16cex:durableId="0C3B75DB" w16cex:dateUtc="2025-07-02T14:36:00Z"/>
  <w16cex:commentExtensible w16cex:durableId="0C448E1F" w16cex:dateUtc="2025-07-02T14:37:00Z"/>
  <w16cex:commentExtensible w16cex:durableId="4F8831A2" w16cex:dateUtc="2025-07-02T14:38:00Z"/>
  <w16cex:commentExtensible w16cex:durableId="06F5C438" w16cex:dateUtc="2025-07-02T14:39:00Z"/>
  <w16cex:commentExtensible w16cex:durableId="243792EF" w16cex:dateUtc="2025-07-02T14:39:00Z"/>
  <w16cex:commentExtensible w16cex:durableId="4819EE02" w16cex:dateUtc="2025-07-02T14:39:00Z"/>
  <w16cex:commentExtensible w16cex:durableId="56959BD7" w16cex:dateUtc="2025-07-02T14:39:00Z"/>
  <w16cex:commentExtensible w16cex:durableId="209EA7F6" w16cex:dateUtc="2025-07-02T14:41:00Z"/>
  <w16cex:commentExtensible w16cex:durableId="5FA43A75" w16cex:dateUtc="2025-07-02T14:41:00Z"/>
  <w16cex:commentExtensible w16cex:durableId="3A31C427" w16cex:dateUtc="2025-07-02T14:46:00Z"/>
  <w16cex:commentExtensible w16cex:durableId="32E0C846" w16cex:dateUtc="2025-07-11T09:48:00Z"/>
  <w16cex:commentExtensible w16cex:durableId="322B1BE5" w16cex:dateUtc="2025-07-14T14:17:00Z"/>
  <w16cex:commentExtensible w16cex:durableId="468A69CD" w16cex:dateUtc="2025-07-02T14:48:00Z"/>
  <w16cex:commentExtensible w16cex:durableId="2AA0A230" w16cex:dateUtc="2025-07-11T09:54:00Z"/>
  <w16cex:commentExtensible w16cex:durableId="07E56CAC" w16cex:dateUtc="2025-07-02T14:49:00Z"/>
  <w16cex:commentExtensible w16cex:durableId="6603F509" w16cex:dateUtc="2025-07-11T09:59:00Z"/>
  <w16cex:commentExtensible w16cex:durableId="2FE11B6E" w16cex:dateUtc="2025-07-02T14:49:00Z"/>
  <w16cex:commentExtensible w16cex:durableId="789C7593" w16cex:dateUtc="2025-07-02T14:50:00Z"/>
  <w16cex:commentExtensible w16cex:durableId="632E033C" w16cex:dateUtc="2025-07-02T14:51:00Z"/>
  <w16cex:commentExtensible w16cex:durableId="6023B9E7" w16cex:dateUtc="2025-07-02T14:52:00Z"/>
  <w16cex:commentExtensible w16cex:durableId="544113F4" w16cex:dateUtc="2025-07-02T14:56:00Z"/>
  <w16cex:commentExtensible w16cex:durableId="456437B2" w16cex:dateUtc="2025-07-02T14:57:00Z"/>
  <w16cex:commentExtensible w16cex:durableId="357746BB" w16cex:dateUtc="2025-07-02T14:59:00Z"/>
  <w16cex:commentExtensible w16cex:durableId="1E35C42D" w16cex:dateUtc="2025-07-02T14:59:00Z"/>
  <w16cex:commentExtensible w16cex:durableId="56CFD856" w16cex:dateUtc="2025-07-02T15:00:00Z"/>
  <w16cex:commentExtensible w16cex:durableId="232574C3" w16cex:dateUtc="2025-07-02T14:58:00Z"/>
  <w16cex:commentExtensible w16cex:durableId="2195D902" w16cex:dateUtc="2025-07-14T06:53:00Z"/>
  <w16cex:commentExtensible w16cex:durableId="794C3E45" w16cex:dateUtc="2025-07-02T16:56:00Z"/>
  <w16cex:commentExtensible w16cex:durableId="38B2A347" w16cex:dateUtc="2025-07-02T17:02:00Z"/>
  <w16cex:commentExtensible w16cex:durableId="7798886F" w16cex:dateUtc="2025-07-02T17:08:00Z"/>
  <w16cex:commentExtensible w16cex:durableId="74326162" w16cex:dateUtc="2025-07-02T17:22:00Z"/>
  <w16cex:commentExtensible w16cex:durableId="018B55D6" w16cex:dateUtc="2025-07-02T17:12:00Z"/>
  <w16cex:commentExtensible w16cex:durableId="44AECBFE" w16cex:dateUtc="2025-07-02T17:22:00Z"/>
  <w16cex:commentExtensible w16cex:durableId="6F9B8754" w16cex:dateUtc="2025-07-03T03:23:00Z"/>
  <w16cex:commentExtensible w16cex:durableId="00DB84F0" w16cex:dateUtc="2025-07-03T03:23:00Z"/>
  <w16cex:commentExtensible w16cex:durableId="3CD97E5A" w16cex:dateUtc="2025-07-03T03:24:00Z"/>
  <w16cex:commentExtensible w16cex:durableId="2FB572D9" w16cex:dateUtc="2025-07-03T03:25:00Z"/>
  <w16cex:commentExtensible w16cex:durableId="0A06B697" w16cex:dateUtc="2025-07-03T03:27:00Z"/>
  <w16cex:commentExtensible w16cex:durableId="7C8C2185" w16cex:dateUtc="2025-07-03T03:27:00Z"/>
  <w16cex:commentExtensible w16cex:durableId="291EF83E" w16cex:dateUtc="2025-07-03T03:29:00Z"/>
  <w16cex:commentExtensible w16cex:durableId="5161B853" w16cex:dateUtc="2025-07-03T03:29:00Z"/>
  <w16cex:commentExtensible w16cex:durableId="5C401499" w16cex:dateUtc="2025-07-03T03:31:00Z"/>
  <w16cex:commentExtensible w16cex:durableId="572543AC" w16cex:dateUtc="2025-07-03T03:33:00Z"/>
  <w16cex:commentExtensible w16cex:durableId="54A6D329" w16cex:dateUtc="2025-07-03T03:35:00Z"/>
  <w16cex:commentExtensible w16cex:durableId="75E0ABBD" w16cex:dateUtc="2025-07-14T14:45:00Z"/>
  <w16cex:commentExtensible w16cex:durableId="48BDA3D8" w16cex:dateUtc="2025-07-03T03:44:00Z"/>
  <w16cex:commentExtensible w16cex:durableId="64FC3754" w16cex:dateUtc="2025-07-03T03:45:00Z"/>
  <w16cex:commentExtensible w16cex:durableId="6CFBEE04" w16cex:dateUtc="2025-07-03T03:46:00Z"/>
  <w16cex:commentExtensible w16cex:durableId="3E71486E" w16cex:dateUtc="2025-07-03T03:48:00Z"/>
  <w16cex:commentExtensible w16cex:durableId="74483980" w16cex:dateUtc="2025-07-03T03:49:00Z"/>
  <w16cex:commentExtensible w16cex:durableId="4E5FDC23" w16cex:dateUtc="2025-07-03T03:50:00Z"/>
  <w16cex:commentExtensible w16cex:durableId="2B30A755" w16cex:dateUtc="2025-07-03T03:51:00Z"/>
  <w16cex:commentExtensible w16cex:durableId="5215BE04" w16cex:dateUtc="2025-07-03T03:52:00Z"/>
  <w16cex:commentExtensible w16cex:durableId="7BE1181C" w16cex:dateUtc="2025-07-03T03:52:00Z"/>
  <w16cex:commentExtensible w16cex:durableId="18D613F2" w16cex:dateUtc="2025-07-03T03:53:00Z"/>
  <w16cex:commentExtensible w16cex:durableId="7919C9A5" w16cex:dateUtc="2025-07-03T03:56:00Z"/>
  <w16cex:commentExtensible w16cex:durableId="65E54E50" w16cex:dateUtc="2025-07-03T03:59:00Z"/>
  <w16cex:commentExtensible w16cex:durableId="28A50478" w16cex:dateUtc="2025-07-14T09:04:00Z"/>
  <w16cex:commentExtensible w16cex:durableId="398B961B" w16cex:dateUtc="2025-07-03T04:00:00Z"/>
  <w16cex:commentExtensible w16cex:durableId="602E1595" w16cex:dateUtc="2025-07-03T04:03:00Z"/>
  <w16cex:commentExtensible w16cex:durableId="51971309" w16cex:dateUtc="2025-07-03T04:04:00Z"/>
  <w16cex:commentExtensible w16cex:durableId="10E7F5CF" w16cex:dateUtc="2025-07-03T04:08:00Z"/>
  <w16cex:commentExtensible w16cex:durableId="56E10522" w16cex:dateUtc="2025-07-03T04:09:00Z"/>
  <w16cex:commentExtensible w16cex:durableId="77CFDED1" w16cex:dateUtc="2025-07-03T04:15:00Z"/>
  <w16cex:commentExtensible w16cex:durableId="6346741D" w16cex:dateUtc="2025-07-03T04:17:00Z"/>
  <w16cex:commentExtensible w16cex:durableId="241DB64A" w16cex:dateUtc="2025-07-14T08:30:00Z"/>
  <w16cex:commentExtensible w16cex:durableId="67F54368" w16cex:dateUtc="2025-07-03T04:18:00Z"/>
  <w16cex:commentExtensible w16cex:durableId="6457F25F" w16cex:dateUtc="2025-07-03T04:19:00Z"/>
  <w16cex:commentExtensible w16cex:durableId="50FA4E40" w16cex:dateUtc="2025-07-03T04:20:00Z"/>
  <w16cex:commentExtensible w16cex:durableId="727D831C" w16cex:dateUtc="2025-07-03T04:21:00Z"/>
  <w16cex:commentExtensible w16cex:durableId="2FB20B49" w16cex:dateUtc="2025-07-03T04:23:00Z"/>
  <w16cex:commentExtensible w16cex:durableId="07D4D186" w16cex:dateUtc="2025-07-03T04:24:00Z"/>
  <w16cex:commentExtensible w16cex:durableId="4961A1A7" w16cex:dateUtc="2025-07-03T04:26:00Z"/>
  <w16cex:commentExtensible w16cex:durableId="26243265" w16cex:dateUtc="2025-07-03T04:29:00Z"/>
  <w16cex:commentExtensible w16cex:durableId="0277D64A" w16cex:dateUtc="2025-07-03T04:30:00Z"/>
  <w16cex:commentExtensible w16cex:durableId="66AD16D3" w16cex:dateUtc="2025-07-03T04:31:00Z"/>
  <w16cex:commentExtensible w16cex:durableId="217A688F" w16cex:dateUtc="2025-07-03T04:34:00Z"/>
  <w16cex:commentExtensible w16cex:durableId="095B0FD3" w16cex:dateUtc="2025-07-03T04:35:00Z"/>
  <w16cex:commentExtensible w16cex:durableId="37B5F175" w16cex:dateUtc="2025-07-03T04:44:00Z"/>
  <w16cex:commentExtensible w16cex:durableId="7342FFD6" w16cex:dateUtc="2025-07-03T04:46:00Z"/>
  <w16cex:commentExtensible w16cex:durableId="78957707" w16cex:dateUtc="2025-07-03T04:39:00Z"/>
  <w16cex:commentExtensible w16cex:durableId="4E93D087" w16cex:dateUtc="2025-07-03T03:38:00Z"/>
  <w16cex:commentExtensible w16cex:durableId="0CEBD823" w16cex:dateUtc="2025-07-03T04:36:00Z"/>
  <w16cex:commentExtensible w16cex:durableId="139BCF40" w16cex:dateUtc="2025-07-03T04:36:00Z"/>
  <w16cex:commentExtensible w16cex:durableId="68819FFB" w16cex:dateUtc="2025-07-03T04:37:00Z"/>
  <w16cex:commentExtensible w16cex:durableId="632D6105" w16cex:dateUtc="2025-07-03T04:38:00Z"/>
  <w16cex:commentExtensible w16cex:durableId="128890F3" w16cex:dateUtc="2025-07-03T04:40:00Z"/>
  <w16cex:commentExtensible w16cex:durableId="6731FAAC" w16cex:dateUtc="2025-07-03T04:40:00Z"/>
  <w16cex:commentExtensible w16cex:durableId="154533E1" w16cex:dateUtc="2025-07-03T04:39:00Z"/>
  <w16cex:commentExtensible w16cex:durableId="54D2ACDB" w16cex:dateUtc="2025-07-03T04:41:00Z"/>
  <w16cex:commentExtensible w16cex:durableId="26179508" w16cex:dateUtc="2025-07-03T04:41:00Z"/>
  <w16cex:commentExtensible w16cex:durableId="04EDB329" w16cex:dateUtc="2025-07-03T04:42:00Z"/>
  <w16cex:commentExtensible w16cex:durableId="67BDC089" w16cex:dateUtc="2025-07-03T0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E9BA98" w16cid:durableId="4DFACA0B"/>
  <w16cid:commentId w16cid:paraId="409CD6AF" w16cid:durableId="73BA4DFB"/>
  <w16cid:commentId w16cid:paraId="5859E62A" w16cid:durableId="2C535CB6"/>
  <w16cid:commentId w16cid:paraId="549C54F4" w16cid:durableId="3B4496B5"/>
  <w16cid:commentId w16cid:paraId="50946F30" w16cid:durableId="78A03361"/>
  <w16cid:commentId w16cid:paraId="138706CF" w16cid:durableId="68609F28"/>
  <w16cid:commentId w16cid:paraId="6A851E67" w16cid:durableId="204E1B86"/>
  <w16cid:commentId w16cid:paraId="3A4C72F5" w16cid:durableId="5E0C7D71"/>
  <w16cid:commentId w16cid:paraId="4E2DA634" w16cid:durableId="3D3B588B"/>
  <w16cid:commentId w16cid:paraId="429D4AF0" w16cid:durableId="22B4F559"/>
  <w16cid:commentId w16cid:paraId="38664592" w16cid:durableId="488EAAE8"/>
  <w16cid:commentId w16cid:paraId="149CB09C" w16cid:durableId="30F9120C"/>
  <w16cid:commentId w16cid:paraId="5E84A03D" w16cid:durableId="1E5C9199"/>
  <w16cid:commentId w16cid:paraId="34B1E251" w16cid:durableId="54210872"/>
  <w16cid:commentId w16cid:paraId="7769BA69" w16cid:durableId="276E7EE1"/>
  <w16cid:commentId w16cid:paraId="27D872D5" w16cid:durableId="26F512E1"/>
  <w16cid:commentId w16cid:paraId="58CE1457" w16cid:durableId="01E09825"/>
  <w16cid:commentId w16cid:paraId="2B7033BE" w16cid:durableId="79B0140F"/>
  <w16cid:commentId w16cid:paraId="6DF1230E" w16cid:durableId="0AF7D238"/>
  <w16cid:commentId w16cid:paraId="348D5E06" w16cid:durableId="399E00C7"/>
  <w16cid:commentId w16cid:paraId="5C9F741D" w16cid:durableId="7BBE99C7"/>
  <w16cid:commentId w16cid:paraId="44B2A909" w16cid:durableId="1BCA3B29"/>
  <w16cid:commentId w16cid:paraId="6FBDB177" w16cid:durableId="2BAC7A22"/>
  <w16cid:commentId w16cid:paraId="5DB08B85" w16cid:durableId="63EC5FB6"/>
  <w16cid:commentId w16cid:paraId="03919730" w16cid:durableId="6DFBB0BF"/>
  <w16cid:commentId w16cid:paraId="685F98A3" w16cid:durableId="6095F600"/>
  <w16cid:commentId w16cid:paraId="05B025D6" w16cid:durableId="112F186E"/>
  <w16cid:commentId w16cid:paraId="60A4A5DB" w16cid:durableId="04CC5BD6"/>
  <w16cid:commentId w16cid:paraId="7263101F" w16cid:durableId="1240409A"/>
  <w16cid:commentId w16cid:paraId="3EC5F47F" w16cid:durableId="75CAFA09"/>
  <w16cid:commentId w16cid:paraId="5469262E" w16cid:durableId="3D6AFF8F"/>
  <w16cid:commentId w16cid:paraId="35B4454B" w16cid:durableId="3AEB6E90"/>
  <w16cid:commentId w16cid:paraId="1667816E" w16cid:durableId="6DCE2499"/>
  <w16cid:commentId w16cid:paraId="1A070B02" w16cid:durableId="159180B9"/>
  <w16cid:commentId w16cid:paraId="465590F1" w16cid:durableId="60E5FA05"/>
  <w16cid:commentId w16cid:paraId="5F58E26E" w16cid:durableId="6974DB0F"/>
  <w16cid:commentId w16cid:paraId="774BFD0C" w16cid:durableId="0EC1406C"/>
  <w16cid:commentId w16cid:paraId="1D55A5F0" w16cid:durableId="3121323D"/>
  <w16cid:commentId w16cid:paraId="7021E613" w16cid:durableId="29ABEA37"/>
  <w16cid:commentId w16cid:paraId="618EDA2B" w16cid:durableId="4DFB011D"/>
  <w16cid:commentId w16cid:paraId="146D50C9" w16cid:durableId="06A7C2BB"/>
  <w16cid:commentId w16cid:paraId="2FC3BD93" w16cid:durableId="2F6CFD73"/>
  <w16cid:commentId w16cid:paraId="0756C5E5" w16cid:durableId="1EBE2EDA"/>
  <w16cid:commentId w16cid:paraId="38276DA0" w16cid:durableId="7E5EEE30"/>
  <w16cid:commentId w16cid:paraId="5BAD6280" w16cid:durableId="0C3B75DB"/>
  <w16cid:commentId w16cid:paraId="2F1FB5A7" w16cid:durableId="0C448E1F"/>
  <w16cid:commentId w16cid:paraId="663292E5" w16cid:durableId="4F8831A2"/>
  <w16cid:commentId w16cid:paraId="2D53F7EF" w16cid:durableId="06F5C438"/>
  <w16cid:commentId w16cid:paraId="095B6105" w16cid:durableId="243792EF"/>
  <w16cid:commentId w16cid:paraId="1ED77A0E" w16cid:durableId="4819EE02"/>
  <w16cid:commentId w16cid:paraId="1C4EAA1A" w16cid:durableId="56959BD7"/>
  <w16cid:commentId w16cid:paraId="20F4A001" w16cid:durableId="209EA7F6"/>
  <w16cid:commentId w16cid:paraId="740F81E6" w16cid:durableId="5FA43A75"/>
  <w16cid:commentId w16cid:paraId="51D8440D" w16cid:durableId="3A31C427"/>
  <w16cid:commentId w16cid:paraId="73FF2ED7" w16cid:durableId="32E0C846"/>
  <w16cid:commentId w16cid:paraId="4BC89478" w16cid:durableId="322B1BE5"/>
  <w16cid:commentId w16cid:paraId="2433C00B" w16cid:durableId="468A69CD"/>
  <w16cid:commentId w16cid:paraId="56E2A02B" w16cid:durableId="2AA0A230"/>
  <w16cid:commentId w16cid:paraId="5CBC1039" w16cid:durableId="07E56CAC"/>
  <w16cid:commentId w16cid:paraId="3EFE9641" w16cid:durableId="6603F509"/>
  <w16cid:commentId w16cid:paraId="55889E0D" w16cid:durableId="2FE11B6E"/>
  <w16cid:commentId w16cid:paraId="7B3ADF17" w16cid:durableId="789C7593"/>
  <w16cid:commentId w16cid:paraId="7A27E055" w16cid:durableId="632E033C"/>
  <w16cid:commentId w16cid:paraId="58C5A5D1" w16cid:durableId="6023B9E7"/>
  <w16cid:commentId w16cid:paraId="1A16FBF1" w16cid:durableId="544113F4"/>
  <w16cid:commentId w16cid:paraId="0601CCEC" w16cid:durableId="456437B2"/>
  <w16cid:commentId w16cid:paraId="78E130E2" w16cid:durableId="357746BB"/>
  <w16cid:commentId w16cid:paraId="28FA545D" w16cid:durableId="1E35C42D"/>
  <w16cid:commentId w16cid:paraId="5F028E9C" w16cid:durableId="56CFD856"/>
  <w16cid:commentId w16cid:paraId="6B53574F" w16cid:durableId="232574C3"/>
  <w16cid:commentId w16cid:paraId="704B7BDC" w16cid:durableId="2195D902"/>
  <w16cid:commentId w16cid:paraId="6C83CCAC" w16cid:durableId="794C3E45"/>
  <w16cid:commentId w16cid:paraId="215C1832" w16cid:durableId="38B2A347"/>
  <w16cid:commentId w16cid:paraId="59335979" w16cid:durableId="7798886F"/>
  <w16cid:commentId w16cid:paraId="268A016F" w16cid:durableId="74326162"/>
  <w16cid:commentId w16cid:paraId="528A5513" w16cid:durableId="018B55D6"/>
  <w16cid:commentId w16cid:paraId="4DE31603" w16cid:durableId="44AECBFE"/>
  <w16cid:commentId w16cid:paraId="17ABA720" w16cid:durableId="6F9B8754"/>
  <w16cid:commentId w16cid:paraId="2661F108" w16cid:durableId="00DB84F0"/>
  <w16cid:commentId w16cid:paraId="3C789EFC" w16cid:durableId="3CD97E5A"/>
  <w16cid:commentId w16cid:paraId="68B1D006" w16cid:durableId="2FB572D9"/>
  <w16cid:commentId w16cid:paraId="5C1BDDF2" w16cid:durableId="0A06B697"/>
  <w16cid:commentId w16cid:paraId="1E1D12D1" w16cid:durableId="7C8C2185"/>
  <w16cid:commentId w16cid:paraId="41A332F3" w16cid:durableId="291EF83E"/>
  <w16cid:commentId w16cid:paraId="44A6424D" w16cid:durableId="5161B853"/>
  <w16cid:commentId w16cid:paraId="2054C3DF" w16cid:durableId="5C401499"/>
  <w16cid:commentId w16cid:paraId="4573424A" w16cid:durableId="572543AC"/>
  <w16cid:commentId w16cid:paraId="11A33CEE" w16cid:durableId="54A6D329"/>
  <w16cid:commentId w16cid:paraId="4A3A6E4B" w16cid:durableId="75E0ABBD"/>
  <w16cid:commentId w16cid:paraId="6755CA33" w16cid:durableId="48BDA3D8"/>
  <w16cid:commentId w16cid:paraId="7DB73901" w16cid:durableId="64FC3754"/>
  <w16cid:commentId w16cid:paraId="2DB4C097" w16cid:durableId="6CFBEE04"/>
  <w16cid:commentId w16cid:paraId="0B859454" w16cid:durableId="3E71486E"/>
  <w16cid:commentId w16cid:paraId="3993579F" w16cid:durableId="74483980"/>
  <w16cid:commentId w16cid:paraId="5E6C7008" w16cid:durableId="4E5FDC23"/>
  <w16cid:commentId w16cid:paraId="227B35FF" w16cid:durableId="2B30A755"/>
  <w16cid:commentId w16cid:paraId="12FB4155" w16cid:durableId="5215BE04"/>
  <w16cid:commentId w16cid:paraId="2FC32725" w16cid:durableId="7BE1181C"/>
  <w16cid:commentId w16cid:paraId="0EB1A348" w16cid:durableId="18D613F2"/>
  <w16cid:commentId w16cid:paraId="0090D313" w16cid:durableId="7919C9A5"/>
  <w16cid:commentId w16cid:paraId="06A81FF9" w16cid:durableId="65E54E50"/>
  <w16cid:commentId w16cid:paraId="3F3388C7" w16cid:durableId="28A50478"/>
  <w16cid:commentId w16cid:paraId="411607F2" w16cid:durableId="398B961B"/>
  <w16cid:commentId w16cid:paraId="09F736BD" w16cid:durableId="602E1595"/>
  <w16cid:commentId w16cid:paraId="0C4E7E2F" w16cid:durableId="51971309"/>
  <w16cid:commentId w16cid:paraId="79DFCD86" w16cid:durableId="10E7F5CF"/>
  <w16cid:commentId w16cid:paraId="0BA650A1" w16cid:durableId="56E10522"/>
  <w16cid:commentId w16cid:paraId="46B38816" w16cid:durableId="77CFDED1"/>
  <w16cid:commentId w16cid:paraId="7FB022D1" w16cid:durableId="6346741D"/>
  <w16cid:commentId w16cid:paraId="0E41BE0E" w16cid:durableId="241DB64A"/>
  <w16cid:commentId w16cid:paraId="0B786EA3" w16cid:durableId="67F54368"/>
  <w16cid:commentId w16cid:paraId="3BF60457" w16cid:durableId="6457F25F"/>
  <w16cid:commentId w16cid:paraId="652BBDC9" w16cid:durableId="50FA4E40"/>
  <w16cid:commentId w16cid:paraId="25BDAD5F" w16cid:durableId="727D831C"/>
  <w16cid:commentId w16cid:paraId="597CB02E" w16cid:durableId="2FB20B49"/>
  <w16cid:commentId w16cid:paraId="6EFD274D" w16cid:durableId="07D4D186"/>
  <w16cid:commentId w16cid:paraId="53B5920C" w16cid:durableId="4961A1A7"/>
  <w16cid:commentId w16cid:paraId="55CB3338" w16cid:durableId="26243265"/>
  <w16cid:commentId w16cid:paraId="68643B99" w16cid:durableId="0277D64A"/>
  <w16cid:commentId w16cid:paraId="4B893024" w16cid:durableId="66AD16D3"/>
  <w16cid:commentId w16cid:paraId="468C5577" w16cid:durableId="217A688F"/>
  <w16cid:commentId w16cid:paraId="52A8260E" w16cid:durableId="095B0FD3"/>
  <w16cid:commentId w16cid:paraId="168149DA" w16cid:durableId="37B5F175"/>
  <w16cid:commentId w16cid:paraId="3804ED77" w16cid:durableId="7342FFD6"/>
  <w16cid:commentId w16cid:paraId="03F83B84" w16cid:durableId="78957707"/>
  <w16cid:commentId w16cid:paraId="0EF1D84C" w16cid:durableId="4E93D087"/>
  <w16cid:commentId w16cid:paraId="490810F1" w16cid:durableId="0CEBD823"/>
  <w16cid:commentId w16cid:paraId="7306CE34" w16cid:durableId="139BCF40"/>
  <w16cid:commentId w16cid:paraId="316C5075" w16cid:durableId="68819FFB"/>
  <w16cid:commentId w16cid:paraId="5916C3F8" w16cid:durableId="632D6105"/>
  <w16cid:commentId w16cid:paraId="2E078E80" w16cid:durableId="128890F3"/>
  <w16cid:commentId w16cid:paraId="02C536B0" w16cid:durableId="6731FAAC"/>
  <w16cid:commentId w16cid:paraId="23F2E9CD" w16cid:durableId="154533E1"/>
  <w16cid:commentId w16cid:paraId="5B7561A2" w16cid:durableId="54D2ACDB"/>
  <w16cid:commentId w16cid:paraId="34914140" w16cid:durableId="26179508"/>
  <w16cid:commentId w16cid:paraId="3809C824" w16cid:durableId="04EDB329"/>
  <w16cid:commentId w16cid:paraId="7938B95F" w16cid:durableId="67BDC0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1601E" w14:textId="77777777" w:rsidR="002C612C" w:rsidRDefault="002C612C" w:rsidP="002D0105">
      <w:pPr>
        <w:spacing w:after="0" w:line="240" w:lineRule="auto"/>
      </w:pPr>
      <w:r>
        <w:separator/>
      </w:r>
    </w:p>
  </w:endnote>
  <w:endnote w:type="continuationSeparator" w:id="0">
    <w:p w14:paraId="70ACBA76" w14:textId="77777777" w:rsidR="002C612C" w:rsidRDefault="002C612C" w:rsidP="002D0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2119" w:author="Patrick Das" w:date="2025-07-14T19:34:00Z"/>
  <w:sdt>
    <w:sdtPr>
      <w:id w:val="534466586"/>
      <w:docPartObj>
        <w:docPartGallery w:val="Page Numbers (Bottom of Page)"/>
        <w:docPartUnique/>
      </w:docPartObj>
    </w:sdtPr>
    <w:sdtEndPr>
      <w:rPr>
        <w:noProof/>
      </w:rPr>
    </w:sdtEndPr>
    <w:sdtContent>
      <w:customXmlInsRangeEnd w:id="2119"/>
      <w:p w14:paraId="10C1A2A4" w14:textId="73DD680C" w:rsidR="00981AF2" w:rsidRDefault="00981AF2">
        <w:pPr>
          <w:pStyle w:val="Footer"/>
          <w:jc w:val="center"/>
          <w:rPr>
            <w:ins w:id="2120" w:author="Patrick Das" w:date="2025-07-14T19:34:00Z" w16du:dateUtc="2025-07-14T14:04:00Z"/>
          </w:rPr>
        </w:pPr>
        <w:ins w:id="2121" w:author="Patrick Das" w:date="2025-07-14T19:34:00Z" w16du:dateUtc="2025-07-14T14:04:00Z">
          <w:r>
            <w:fldChar w:fldCharType="begin"/>
          </w:r>
          <w:r>
            <w:instrText xml:space="preserve"> PAGE   \* MERGEFORMAT </w:instrText>
          </w:r>
          <w:r>
            <w:fldChar w:fldCharType="separate"/>
          </w:r>
          <w:r>
            <w:rPr>
              <w:noProof/>
            </w:rPr>
            <w:t>2</w:t>
          </w:r>
          <w:r>
            <w:rPr>
              <w:noProof/>
            </w:rPr>
            <w:fldChar w:fldCharType="end"/>
          </w:r>
        </w:ins>
      </w:p>
      <w:customXmlInsRangeStart w:id="2122" w:author="Patrick Das" w:date="2025-07-14T19:34:00Z"/>
    </w:sdtContent>
  </w:sdt>
  <w:customXmlInsRangeEnd w:id="2122"/>
  <w:p w14:paraId="3993E00E" w14:textId="77777777" w:rsidR="00981AF2" w:rsidRDefault="00981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DBFFD" w14:textId="77777777" w:rsidR="002C612C" w:rsidRDefault="002C612C" w:rsidP="002D0105">
      <w:pPr>
        <w:spacing w:after="0" w:line="240" w:lineRule="auto"/>
      </w:pPr>
      <w:r>
        <w:separator/>
      </w:r>
    </w:p>
  </w:footnote>
  <w:footnote w:type="continuationSeparator" w:id="0">
    <w:p w14:paraId="7889F558" w14:textId="77777777" w:rsidR="002C612C" w:rsidRDefault="002C612C" w:rsidP="002D0105">
      <w:pPr>
        <w:spacing w:after="0" w:line="240" w:lineRule="auto"/>
      </w:pPr>
      <w:r>
        <w:continuationSeparator/>
      </w:r>
    </w:p>
  </w:footnote>
  <w:footnote w:id="1">
    <w:p w14:paraId="522CA720" w14:textId="77777777" w:rsidR="00A20D0D" w:rsidRDefault="00A20D0D" w:rsidP="00A20D0D">
      <w:pPr>
        <w:pStyle w:val="FootnoteText"/>
      </w:pPr>
      <w:r w:rsidRPr="008F7F84">
        <w:rPr>
          <w:rStyle w:val="FootnoteCharacters"/>
        </w:rPr>
        <w:footnoteRef/>
      </w:r>
      <w:r>
        <w:t xml:space="preserve"> Trans-Himalayan is the language family also known as ‘Sino-Tibetan’ and ‘Tibeto-Burman’, with the </w:t>
      </w:r>
      <w:proofErr w:type="spellStart"/>
      <w:r>
        <w:t>glottocode</w:t>
      </w:r>
      <w:proofErr w:type="spellEnd"/>
      <w:r>
        <w:t xml:space="preserve"> sino1245. The name Trans-Himalayan is preferred and chosen here for multiple reasons, which can be surveyed in van Driem (2013). </w:t>
      </w:r>
    </w:p>
  </w:footnote>
  <w:footnote w:id="2">
    <w:p w14:paraId="3CD79BA2" w14:textId="01C3CA63" w:rsidR="00C938EC" w:rsidRPr="00C938EC" w:rsidDel="00F41FF8" w:rsidRDefault="00C938EC">
      <w:pPr>
        <w:pStyle w:val="FootnoteText"/>
        <w:rPr>
          <w:del w:id="239" w:author="Patrick Das" w:date="2025-07-11T13:50:00Z" w16du:dateUtc="2025-07-11T08:20:00Z"/>
          <w:lang w:val="en-AU"/>
        </w:rPr>
      </w:pPr>
      <w:del w:id="240" w:author="Patrick Das" w:date="2025-07-11T13:50:00Z" w16du:dateUtc="2025-07-11T08:20:00Z">
        <w:r w:rsidDel="00F41FF8">
          <w:rPr>
            <w:rStyle w:val="FootnoteReference"/>
          </w:rPr>
          <w:footnoteRef/>
        </w:r>
        <w:r w:rsidDel="00F41FF8">
          <w:delText xml:space="preserve"> </w:delText>
        </w:r>
        <w:r w:rsidDel="00F41FF8">
          <w:rPr>
            <w:lang w:val="en-AU"/>
          </w:rPr>
          <w:delText xml:space="preserve">‘Hruso’ is </w:delText>
        </w:r>
        <w:r w:rsidR="00587F61" w:rsidDel="00F41FF8">
          <w:rPr>
            <w:lang w:val="en-AU"/>
          </w:rPr>
          <w:delText>classified as an isolate on Glottolog, but many language phylogenies for Trans-Himalayan include it</w:delText>
        </w:r>
        <w:r w:rsidR="002207EB" w:rsidDel="00F41FF8">
          <w:rPr>
            <w:lang w:val="en-AU"/>
          </w:rPr>
          <w:delText xml:space="preserve"> (van Driem, 2014). For this study, I have chosen to include Hruso/Hrusso Aka. </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2115" w:author="Patrick Das" w:date="2025-07-14T19:34:00Z"/>
  <w:sdt>
    <w:sdtPr>
      <w:id w:val="-1668701085"/>
      <w:docPartObj>
        <w:docPartGallery w:val="Page Numbers (Top of Page)"/>
        <w:docPartUnique/>
      </w:docPartObj>
    </w:sdtPr>
    <w:sdtEndPr>
      <w:rPr>
        <w:noProof/>
      </w:rPr>
    </w:sdtEndPr>
    <w:sdtContent>
      <w:customXmlInsRangeEnd w:id="2115"/>
      <w:p w14:paraId="0FDCA07C" w14:textId="182B400F" w:rsidR="00981AF2" w:rsidRDefault="00981AF2">
        <w:pPr>
          <w:pStyle w:val="Header"/>
          <w:jc w:val="center"/>
          <w:rPr>
            <w:ins w:id="2116" w:author="Patrick Das" w:date="2025-07-14T19:34:00Z" w16du:dateUtc="2025-07-14T14:04:00Z"/>
          </w:rPr>
        </w:pPr>
        <w:ins w:id="2117" w:author="Patrick Das" w:date="2025-07-14T19:34:00Z" w16du:dateUtc="2025-07-14T14:04:00Z">
          <w:r>
            <w:fldChar w:fldCharType="begin"/>
          </w:r>
          <w:r>
            <w:instrText xml:space="preserve"> PAGE   \* MERGEFORMAT </w:instrText>
          </w:r>
          <w:r>
            <w:fldChar w:fldCharType="separate"/>
          </w:r>
          <w:r>
            <w:rPr>
              <w:noProof/>
            </w:rPr>
            <w:t>2</w:t>
          </w:r>
          <w:r>
            <w:rPr>
              <w:noProof/>
            </w:rPr>
            <w:fldChar w:fldCharType="end"/>
          </w:r>
        </w:ins>
      </w:p>
      <w:customXmlInsRangeStart w:id="2118" w:author="Patrick Das" w:date="2025-07-14T19:34:00Z"/>
    </w:sdtContent>
  </w:sdt>
  <w:customXmlInsRangeEnd w:id="2118"/>
  <w:p w14:paraId="6491721B" w14:textId="77777777" w:rsidR="00981AF2" w:rsidRDefault="00981A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4766C"/>
    <w:multiLevelType w:val="multilevel"/>
    <w:tmpl w:val="FC20FB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605CBC"/>
    <w:multiLevelType w:val="hybridMultilevel"/>
    <w:tmpl w:val="32B48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E120C4"/>
    <w:multiLevelType w:val="multilevel"/>
    <w:tmpl w:val="82DA8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FC3572B"/>
    <w:multiLevelType w:val="multilevel"/>
    <w:tmpl w:val="3BFEFF1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845173881">
    <w:abstractNumId w:val="3"/>
  </w:num>
  <w:num w:numId="2" w16cid:durableId="180629503">
    <w:abstractNumId w:val="0"/>
  </w:num>
  <w:num w:numId="3" w16cid:durableId="2144274307">
    <w:abstractNumId w:val="2"/>
  </w:num>
  <w:num w:numId="4" w16cid:durableId="2318890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nnah Haynie">
    <w15:presenceInfo w15:providerId="AD" w15:userId="S::haha1207@colorado.edu::8333130b-136d-4076-a076-97267d007576"/>
  </w15:person>
  <w15:person w15:author="Patrick Das">
    <w15:presenceInfo w15:providerId="AD" w15:userId="S::prda1138@colorado.edu::79570982-3be1-440b-bbc6-665c0f613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7F"/>
    <w:rsid w:val="0000195A"/>
    <w:rsid w:val="00003C18"/>
    <w:rsid w:val="000133E4"/>
    <w:rsid w:val="00022FFC"/>
    <w:rsid w:val="00023FB5"/>
    <w:rsid w:val="000256FD"/>
    <w:rsid w:val="0002656C"/>
    <w:rsid w:val="00031EDF"/>
    <w:rsid w:val="0003735E"/>
    <w:rsid w:val="000376CA"/>
    <w:rsid w:val="00040F40"/>
    <w:rsid w:val="000436F5"/>
    <w:rsid w:val="0005037B"/>
    <w:rsid w:val="00062573"/>
    <w:rsid w:val="00067926"/>
    <w:rsid w:val="000679F1"/>
    <w:rsid w:val="0008355E"/>
    <w:rsid w:val="00083637"/>
    <w:rsid w:val="00087FC0"/>
    <w:rsid w:val="0009069E"/>
    <w:rsid w:val="00090842"/>
    <w:rsid w:val="00093692"/>
    <w:rsid w:val="00094ECE"/>
    <w:rsid w:val="000A387B"/>
    <w:rsid w:val="000A53F1"/>
    <w:rsid w:val="000B256E"/>
    <w:rsid w:val="000C6419"/>
    <w:rsid w:val="000D00C7"/>
    <w:rsid w:val="000D142A"/>
    <w:rsid w:val="000D4A1D"/>
    <w:rsid w:val="000D4EF5"/>
    <w:rsid w:val="000E3F98"/>
    <w:rsid w:val="000F1B41"/>
    <w:rsid w:val="000F2A51"/>
    <w:rsid w:val="001004CF"/>
    <w:rsid w:val="00102D32"/>
    <w:rsid w:val="001046CE"/>
    <w:rsid w:val="00105839"/>
    <w:rsid w:val="00113034"/>
    <w:rsid w:val="00114CFB"/>
    <w:rsid w:val="00114DC8"/>
    <w:rsid w:val="00116A9B"/>
    <w:rsid w:val="00120675"/>
    <w:rsid w:val="001308B1"/>
    <w:rsid w:val="00130AED"/>
    <w:rsid w:val="00131AA6"/>
    <w:rsid w:val="001333E3"/>
    <w:rsid w:val="00144470"/>
    <w:rsid w:val="00146CDB"/>
    <w:rsid w:val="00147205"/>
    <w:rsid w:val="001477E7"/>
    <w:rsid w:val="001536BB"/>
    <w:rsid w:val="00153E31"/>
    <w:rsid w:val="0015643C"/>
    <w:rsid w:val="00156893"/>
    <w:rsid w:val="00165145"/>
    <w:rsid w:val="00166686"/>
    <w:rsid w:val="00166D4A"/>
    <w:rsid w:val="00173194"/>
    <w:rsid w:val="00184645"/>
    <w:rsid w:val="0019150F"/>
    <w:rsid w:val="00195341"/>
    <w:rsid w:val="001963CF"/>
    <w:rsid w:val="001A0B98"/>
    <w:rsid w:val="001A0D9E"/>
    <w:rsid w:val="001A1F74"/>
    <w:rsid w:val="001B1460"/>
    <w:rsid w:val="001B33EE"/>
    <w:rsid w:val="001B449F"/>
    <w:rsid w:val="001B7D80"/>
    <w:rsid w:val="001C1570"/>
    <w:rsid w:val="001C6155"/>
    <w:rsid w:val="001C768D"/>
    <w:rsid w:val="001D12CE"/>
    <w:rsid w:val="001D25C0"/>
    <w:rsid w:val="001D2C0D"/>
    <w:rsid w:val="001D7478"/>
    <w:rsid w:val="001E6036"/>
    <w:rsid w:val="001F1674"/>
    <w:rsid w:val="001F16B6"/>
    <w:rsid w:val="001F6883"/>
    <w:rsid w:val="001F7F13"/>
    <w:rsid w:val="0020157A"/>
    <w:rsid w:val="00201F7C"/>
    <w:rsid w:val="00202FBA"/>
    <w:rsid w:val="00205472"/>
    <w:rsid w:val="002072BE"/>
    <w:rsid w:val="002127FE"/>
    <w:rsid w:val="00216E59"/>
    <w:rsid w:val="002207EB"/>
    <w:rsid w:val="002222A4"/>
    <w:rsid w:val="00223518"/>
    <w:rsid w:val="00223FCE"/>
    <w:rsid w:val="0023062C"/>
    <w:rsid w:val="00231A77"/>
    <w:rsid w:val="002355E1"/>
    <w:rsid w:val="002451A3"/>
    <w:rsid w:val="00245C4B"/>
    <w:rsid w:val="0025189C"/>
    <w:rsid w:val="00254ED3"/>
    <w:rsid w:val="00256658"/>
    <w:rsid w:val="002659F9"/>
    <w:rsid w:val="002768AC"/>
    <w:rsid w:val="0028328E"/>
    <w:rsid w:val="00284AAF"/>
    <w:rsid w:val="002867AD"/>
    <w:rsid w:val="0029342D"/>
    <w:rsid w:val="00293877"/>
    <w:rsid w:val="00293D19"/>
    <w:rsid w:val="00296A38"/>
    <w:rsid w:val="002A3546"/>
    <w:rsid w:val="002A375C"/>
    <w:rsid w:val="002A709B"/>
    <w:rsid w:val="002A7C3F"/>
    <w:rsid w:val="002B0FCB"/>
    <w:rsid w:val="002B25F6"/>
    <w:rsid w:val="002B40FE"/>
    <w:rsid w:val="002B4157"/>
    <w:rsid w:val="002B462C"/>
    <w:rsid w:val="002B4B09"/>
    <w:rsid w:val="002B75A2"/>
    <w:rsid w:val="002C0B0A"/>
    <w:rsid w:val="002C23F8"/>
    <w:rsid w:val="002C2E15"/>
    <w:rsid w:val="002C31CF"/>
    <w:rsid w:val="002C4BE6"/>
    <w:rsid w:val="002C612C"/>
    <w:rsid w:val="002C6500"/>
    <w:rsid w:val="002C70BC"/>
    <w:rsid w:val="002D0105"/>
    <w:rsid w:val="002D2A7D"/>
    <w:rsid w:val="002D70A4"/>
    <w:rsid w:val="002E032C"/>
    <w:rsid w:val="002E2459"/>
    <w:rsid w:val="002E290D"/>
    <w:rsid w:val="002E33D3"/>
    <w:rsid w:val="002E45F4"/>
    <w:rsid w:val="002E58EC"/>
    <w:rsid w:val="002F0FE2"/>
    <w:rsid w:val="002F18BD"/>
    <w:rsid w:val="002F2999"/>
    <w:rsid w:val="002F3CD0"/>
    <w:rsid w:val="002F5598"/>
    <w:rsid w:val="002F6B14"/>
    <w:rsid w:val="002F729E"/>
    <w:rsid w:val="003100B4"/>
    <w:rsid w:val="003136E3"/>
    <w:rsid w:val="00314E72"/>
    <w:rsid w:val="00321556"/>
    <w:rsid w:val="003228B9"/>
    <w:rsid w:val="003239A4"/>
    <w:rsid w:val="00323C08"/>
    <w:rsid w:val="00327A8C"/>
    <w:rsid w:val="003306F0"/>
    <w:rsid w:val="00331069"/>
    <w:rsid w:val="003310B5"/>
    <w:rsid w:val="003324E1"/>
    <w:rsid w:val="003334C9"/>
    <w:rsid w:val="00334D1E"/>
    <w:rsid w:val="0033522C"/>
    <w:rsid w:val="00340F17"/>
    <w:rsid w:val="00341B9A"/>
    <w:rsid w:val="003526D1"/>
    <w:rsid w:val="00353713"/>
    <w:rsid w:val="00360F9A"/>
    <w:rsid w:val="00372D5E"/>
    <w:rsid w:val="003741A6"/>
    <w:rsid w:val="00374300"/>
    <w:rsid w:val="00376D9C"/>
    <w:rsid w:val="00377B2C"/>
    <w:rsid w:val="00386BB6"/>
    <w:rsid w:val="0039047E"/>
    <w:rsid w:val="00394000"/>
    <w:rsid w:val="003951E4"/>
    <w:rsid w:val="0039555E"/>
    <w:rsid w:val="00397B50"/>
    <w:rsid w:val="003A12BC"/>
    <w:rsid w:val="003A5CAA"/>
    <w:rsid w:val="003A600F"/>
    <w:rsid w:val="003A7AED"/>
    <w:rsid w:val="003B05F3"/>
    <w:rsid w:val="003B229E"/>
    <w:rsid w:val="003B68F6"/>
    <w:rsid w:val="003C4DAA"/>
    <w:rsid w:val="003C5DBE"/>
    <w:rsid w:val="003C7C99"/>
    <w:rsid w:val="003D3A44"/>
    <w:rsid w:val="003D6FC0"/>
    <w:rsid w:val="003E5145"/>
    <w:rsid w:val="003F322E"/>
    <w:rsid w:val="003F7367"/>
    <w:rsid w:val="003F7A80"/>
    <w:rsid w:val="004009DE"/>
    <w:rsid w:val="004025ED"/>
    <w:rsid w:val="00413AB3"/>
    <w:rsid w:val="004255B9"/>
    <w:rsid w:val="00432DB7"/>
    <w:rsid w:val="00435A09"/>
    <w:rsid w:val="004372CB"/>
    <w:rsid w:val="0044284B"/>
    <w:rsid w:val="0044290D"/>
    <w:rsid w:val="004437CE"/>
    <w:rsid w:val="00444BEC"/>
    <w:rsid w:val="0045185D"/>
    <w:rsid w:val="00454BD5"/>
    <w:rsid w:val="00457EF5"/>
    <w:rsid w:val="00462E5F"/>
    <w:rsid w:val="004649E1"/>
    <w:rsid w:val="00465F80"/>
    <w:rsid w:val="00473A8E"/>
    <w:rsid w:val="00475B49"/>
    <w:rsid w:val="00476BC0"/>
    <w:rsid w:val="00482243"/>
    <w:rsid w:val="00482B39"/>
    <w:rsid w:val="00482DBF"/>
    <w:rsid w:val="004905B8"/>
    <w:rsid w:val="00496253"/>
    <w:rsid w:val="00496C3F"/>
    <w:rsid w:val="004A116B"/>
    <w:rsid w:val="004A3467"/>
    <w:rsid w:val="004B5B17"/>
    <w:rsid w:val="004C34D8"/>
    <w:rsid w:val="004C4CA0"/>
    <w:rsid w:val="004D2EA8"/>
    <w:rsid w:val="004D33EF"/>
    <w:rsid w:val="004E218E"/>
    <w:rsid w:val="004E69E1"/>
    <w:rsid w:val="004F2F1B"/>
    <w:rsid w:val="004F4E83"/>
    <w:rsid w:val="004F550C"/>
    <w:rsid w:val="004F5C19"/>
    <w:rsid w:val="00504440"/>
    <w:rsid w:val="00511B2F"/>
    <w:rsid w:val="00514040"/>
    <w:rsid w:val="00514CDB"/>
    <w:rsid w:val="00517C90"/>
    <w:rsid w:val="0052056F"/>
    <w:rsid w:val="0052217A"/>
    <w:rsid w:val="00522DA2"/>
    <w:rsid w:val="0052755B"/>
    <w:rsid w:val="00534AC9"/>
    <w:rsid w:val="00534DA1"/>
    <w:rsid w:val="0053568A"/>
    <w:rsid w:val="00543F30"/>
    <w:rsid w:val="00544918"/>
    <w:rsid w:val="00544F85"/>
    <w:rsid w:val="00546CCC"/>
    <w:rsid w:val="0054753A"/>
    <w:rsid w:val="005500A0"/>
    <w:rsid w:val="00555F85"/>
    <w:rsid w:val="005679D9"/>
    <w:rsid w:val="00574A50"/>
    <w:rsid w:val="00575E37"/>
    <w:rsid w:val="005808E1"/>
    <w:rsid w:val="00580E6D"/>
    <w:rsid w:val="005811F7"/>
    <w:rsid w:val="00583802"/>
    <w:rsid w:val="005842D4"/>
    <w:rsid w:val="00587F2A"/>
    <w:rsid w:val="00587F61"/>
    <w:rsid w:val="00592A63"/>
    <w:rsid w:val="00592B10"/>
    <w:rsid w:val="0059530C"/>
    <w:rsid w:val="005A257A"/>
    <w:rsid w:val="005A43F0"/>
    <w:rsid w:val="005C2416"/>
    <w:rsid w:val="005D6556"/>
    <w:rsid w:val="005E0222"/>
    <w:rsid w:val="005E3FDC"/>
    <w:rsid w:val="005E4ADD"/>
    <w:rsid w:val="005E7938"/>
    <w:rsid w:val="005F071C"/>
    <w:rsid w:val="00605838"/>
    <w:rsid w:val="00610515"/>
    <w:rsid w:val="0061164D"/>
    <w:rsid w:val="00612311"/>
    <w:rsid w:val="00612DFB"/>
    <w:rsid w:val="00613FEE"/>
    <w:rsid w:val="00614952"/>
    <w:rsid w:val="006158E3"/>
    <w:rsid w:val="00622177"/>
    <w:rsid w:val="006233F4"/>
    <w:rsid w:val="006238B2"/>
    <w:rsid w:val="00625590"/>
    <w:rsid w:val="006262FC"/>
    <w:rsid w:val="006269E5"/>
    <w:rsid w:val="00627A87"/>
    <w:rsid w:val="00632755"/>
    <w:rsid w:val="00632D77"/>
    <w:rsid w:val="00635721"/>
    <w:rsid w:val="0063574D"/>
    <w:rsid w:val="0064092A"/>
    <w:rsid w:val="00640B49"/>
    <w:rsid w:val="006423C7"/>
    <w:rsid w:val="00642A66"/>
    <w:rsid w:val="00644365"/>
    <w:rsid w:val="0064509E"/>
    <w:rsid w:val="006507DB"/>
    <w:rsid w:val="00650AE9"/>
    <w:rsid w:val="00650C2D"/>
    <w:rsid w:val="006527F0"/>
    <w:rsid w:val="00655C69"/>
    <w:rsid w:val="00656479"/>
    <w:rsid w:val="00657E75"/>
    <w:rsid w:val="00661483"/>
    <w:rsid w:val="0066377D"/>
    <w:rsid w:val="0066450B"/>
    <w:rsid w:val="00670912"/>
    <w:rsid w:val="00671AFE"/>
    <w:rsid w:val="006763EF"/>
    <w:rsid w:val="00681E6C"/>
    <w:rsid w:val="00684C12"/>
    <w:rsid w:val="006861E4"/>
    <w:rsid w:val="00687D3F"/>
    <w:rsid w:val="00694439"/>
    <w:rsid w:val="006956C7"/>
    <w:rsid w:val="00696D3E"/>
    <w:rsid w:val="00696FD1"/>
    <w:rsid w:val="006A312F"/>
    <w:rsid w:val="006A5332"/>
    <w:rsid w:val="006B26D8"/>
    <w:rsid w:val="006B270E"/>
    <w:rsid w:val="006B40F4"/>
    <w:rsid w:val="006B537F"/>
    <w:rsid w:val="006B6A04"/>
    <w:rsid w:val="006B7B38"/>
    <w:rsid w:val="006C0D7F"/>
    <w:rsid w:val="006C20AB"/>
    <w:rsid w:val="006C462A"/>
    <w:rsid w:val="006C7FF1"/>
    <w:rsid w:val="006D182B"/>
    <w:rsid w:val="006D221B"/>
    <w:rsid w:val="006D2502"/>
    <w:rsid w:val="006E1152"/>
    <w:rsid w:val="006E1F74"/>
    <w:rsid w:val="006E233B"/>
    <w:rsid w:val="006E7D76"/>
    <w:rsid w:val="006F1AD2"/>
    <w:rsid w:val="006F42F1"/>
    <w:rsid w:val="006F778C"/>
    <w:rsid w:val="00701A61"/>
    <w:rsid w:val="00702A2A"/>
    <w:rsid w:val="007032CB"/>
    <w:rsid w:val="00703F50"/>
    <w:rsid w:val="0072554A"/>
    <w:rsid w:val="0072708E"/>
    <w:rsid w:val="007446D9"/>
    <w:rsid w:val="0074486C"/>
    <w:rsid w:val="00746F68"/>
    <w:rsid w:val="007471FC"/>
    <w:rsid w:val="00751ACB"/>
    <w:rsid w:val="00753DEF"/>
    <w:rsid w:val="00755C1D"/>
    <w:rsid w:val="00760ADD"/>
    <w:rsid w:val="00761E5A"/>
    <w:rsid w:val="00766F13"/>
    <w:rsid w:val="00771EB3"/>
    <w:rsid w:val="007720F4"/>
    <w:rsid w:val="0077386C"/>
    <w:rsid w:val="00776743"/>
    <w:rsid w:val="00781A2B"/>
    <w:rsid w:val="00792D8D"/>
    <w:rsid w:val="007942C3"/>
    <w:rsid w:val="0079749B"/>
    <w:rsid w:val="007A062B"/>
    <w:rsid w:val="007A3995"/>
    <w:rsid w:val="007A50A4"/>
    <w:rsid w:val="007A701F"/>
    <w:rsid w:val="007A7E77"/>
    <w:rsid w:val="007C157C"/>
    <w:rsid w:val="007C2261"/>
    <w:rsid w:val="007C3A91"/>
    <w:rsid w:val="007D1673"/>
    <w:rsid w:val="007D1A76"/>
    <w:rsid w:val="007D202A"/>
    <w:rsid w:val="007E0F58"/>
    <w:rsid w:val="007F22FF"/>
    <w:rsid w:val="008044C7"/>
    <w:rsid w:val="00805A5C"/>
    <w:rsid w:val="00813618"/>
    <w:rsid w:val="00817FA5"/>
    <w:rsid w:val="00817FBB"/>
    <w:rsid w:val="0082001D"/>
    <w:rsid w:val="00822ADF"/>
    <w:rsid w:val="008250E1"/>
    <w:rsid w:val="00830212"/>
    <w:rsid w:val="00830C06"/>
    <w:rsid w:val="0083312F"/>
    <w:rsid w:val="00834176"/>
    <w:rsid w:val="00835F27"/>
    <w:rsid w:val="00844F41"/>
    <w:rsid w:val="00854EA0"/>
    <w:rsid w:val="00854F24"/>
    <w:rsid w:val="00855C01"/>
    <w:rsid w:val="008732FB"/>
    <w:rsid w:val="00874FA3"/>
    <w:rsid w:val="008802A4"/>
    <w:rsid w:val="008826CE"/>
    <w:rsid w:val="00886673"/>
    <w:rsid w:val="00886A40"/>
    <w:rsid w:val="00886BA3"/>
    <w:rsid w:val="00890051"/>
    <w:rsid w:val="0089295C"/>
    <w:rsid w:val="008962C4"/>
    <w:rsid w:val="008A131A"/>
    <w:rsid w:val="008A2A23"/>
    <w:rsid w:val="008A76DD"/>
    <w:rsid w:val="008B5518"/>
    <w:rsid w:val="008C0C1B"/>
    <w:rsid w:val="008C19FE"/>
    <w:rsid w:val="008C33B1"/>
    <w:rsid w:val="008C6ABF"/>
    <w:rsid w:val="008C7F1A"/>
    <w:rsid w:val="008D19C7"/>
    <w:rsid w:val="008D1A33"/>
    <w:rsid w:val="008D24A8"/>
    <w:rsid w:val="008D61C2"/>
    <w:rsid w:val="008E4B25"/>
    <w:rsid w:val="008E5538"/>
    <w:rsid w:val="008E6109"/>
    <w:rsid w:val="008F086E"/>
    <w:rsid w:val="008F256F"/>
    <w:rsid w:val="008F4810"/>
    <w:rsid w:val="008F7797"/>
    <w:rsid w:val="00905D2A"/>
    <w:rsid w:val="00910883"/>
    <w:rsid w:val="0091424C"/>
    <w:rsid w:val="0091511A"/>
    <w:rsid w:val="009252E7"/>
    <w:rsid w:val="0092688E"/>
    <w:rsid w:val="0093222E"/>
    <w:rsid w:val="00935776"/>
    <w:rsid w:val="009365F6"/>
    <w:rsid w:val="00942329"/>
    <w:rsid w:val="009429C3"/>
    <w:rsid w:val="00944216"/>
    <w:rsid w:val="0095228B"/>
    <w:rsid w:val="00954DCF"/>
    <w:rsid w:val="00955B8F"/>
    <w:rsid w:val="00960887"/>
    <w:rsid w:val="00963600"/>
    <w:rsid w:val="00973550"/>
    <w:rsid w:val="009812F2"/>
    <w:rsid w:val="00981AF2"/>
    <w:rsid w:val="0098265C"/>
    <w:rsid w:val="00990433"/>
    <w:rsid w:val="00991AB2"/>
    <w:rsid w:val="009933A0"/>
    <w:rsid w:val="00995259"/>
    <w:rsid w:val="009A0EE7"/>
    <w:rsid w:val="009A1096"/>
    <w:rsid w:val="009B254A"/>
    <w:rsid w:val="009B3B49"/>
    <w:rsid w:val="009B65BD"/>
    <w:rsid w:val="009B7445"/>
    <w:rsid w:val="009C65B0"/>
    <w:rsid w:val="009D205A"/>
    <w:rsid w:val="009E0AF8"/>
    <w:rsid w:val="009E596F"/>
    <w:rsid w:val="009E65CC"/>
    <w:rsid w:val="009F0B93"/>
    <w:rsid w:val="009F0CBC"/>
    <w:rsid w:val="009F1FAC"/>
    <w:rsid w:val="009F666D"/>
    <w:rsid w:val="00A02FE2"/>
    <w:rsid w:val="00A05EC6"/>
    <w:rsid w:val="00A07F4B"/>
    <w:rsid w:val="00A07FFC"/>
    <w:rsid w:val="00A1104A"/>
    <w:rsid w:val="00A111CD"/>
    <w:rsid w:val="00A1199A"/>
    <w:rsid w:val="00A1760E"/>
    <w:rsid w:val="00A20D0D"/>
    <w:rsid w:val="00A22F08"/>
    <w:rsid w:val="00A40EF9"/>
    <w:rsid w:val="00A412A2"/>
    <w:rsid w:val="00A439E1"/>
    <w:rsid w:val="00A44727"/>
    <w:rsid w:val="00A46897"/>
    <w:rsid w:val="00A5152E"/>
    <w:rsid w:val="00A54ED0"/>
    <w:rsid w:val="00A55AD3"/>
    <w:rsid w:val="00A66931"/>
    <w:rsid w:val="00A66ED3"/>
    <w:rsid w:val="00A6728E"/>
    <w:rsid w:val="00A704CC"/>
    <w:rsid w:val="00A744F9"/>
    <w:rsid w:val="00A77273"/>
    <w:rsid w:val="00A80268"/>
    <w:rsid w:val="00A82B3E"/>
    <w:rsid w:val="00A839EE"/>
    <w:rsid w:val="00A83FD5"/>
    <w:rsid w:val="00A859F7"/>
    <w:rsid w:val="00A92044"/>
    <w:rsid w:val="00A96938"/>
    <w:rsid w:val="00AA0587"/>
    <w:rsid w:val="00AA3408"/>
    <w:rsid w:val="00AA614B"/>
    <w:rsid w:val="00AB62D5"/>
    <w:rsid w:val="00AB6C20"/>
    <w:rsid w:val="00AB748D"/>
    <w:rsid w:val="00AC2D3F"/>
    <w:rsid w:val="00AC724D"/>
    <w:rsid w:val="00AC7CC3"/>
    <w:rsid w:val="00AD26D0"/>
    <w:rsid w:val="00AD397F"/>
    <w:rsid w:val="00AD3E55"/>
    <w:rsid w:val="00AD58A7"/>
    <w:rsid w:val="00AE1322"/>
    <w:rsid w:val="00AE6A1A"/>
    <w:rsid w:val="00AF15D8"/>
    <w:rsid w:val="00B02388"/>
    <w:rsid w:val="00B07BB2"/>
    <w:rsid w:val="00B125F1"/>
    <w:rsid w:val="00B1517B"/>
    <w:rsid w:val="00B15652"/>
    <w:rsid w:val="00B24184"/>
    <w:rsid w:val="00B3313E"/>
    <w:rsid w:val="00B46ABD"/>
    <w:rsid w:val="00B504BB"/>
    <w:rsid w:val="00B534C0"/>
    <w:rsid w:val="00B545D0"/>
    <w:rsid w:val="00B55705"/>
    <w:rsid w:val="00B562C9"/>
    <w:rsid w:val="00B57632"/>
    <w:rsid w:val="00B606B5"/>
    <w:rsid w:val="00B61F16"/>
    <w:rsid w:val="00B65049"/>
    <w:rsid w:val="00B655FB"/>
    <w:rsid w:val="00B67733"/>
    <w:rsid w:val="00B67AF0"/>
    <w:rsid w:val="00B7202F"/>
    <w:rsid w:val="00B808B3"/>
    <w:rsid w:val="00B82E1D"/>
    <w:rsid w:val="00B83B79"/>
    <w:rsid w:val="00B87A51"/>
    <w:rsid w:val="00B9028E"/>
    <w:rsid w:val="00B90A83"/>
    <w:rsid w:val="00B92F1C"/>
    <w:rsid w:val="00B964A8"/>
    <w:rsid w:val="00BA0E47"/>
    <w:rsid w:val="00BA5F26"/>
    <w:rsid w:val="00BA7056"/>
    <w:rsid w:val="00BB07E7"/>
    <w:rsid w:val="00BB4742"/>
    <w:rsid w:val="00BB5DD1"/>
    <w:rsid w:val="00BB708D"/>
    <w:rsid w:val="00BC1D36"/>
    <w:rsid w:val="00BC6501"/>
    <w:rsid w:val="00BD1F68"/>
    <w:rsid w:val="00BD2020"/>
    <w:rsid w:val="00BD4013"/>
    <w:rsid w:val="00BD6D10"/>
    <w:rsid w:val="00BE1DC3"/>
    <w:rsid w:val="00BE563C"/>
    <w:rsid w:val="00BF2468"/>
    <w:rsid w:val="00BF4858"/>
    <w:rsid w:val="00BF6F8D"/>
    <w:rsid w:val="00C02BAF"/>
    <w:rsid w:val="00C02BB1"/>
    <w:rsid w:val="00C05F1A"/>
    <w:rsid w:val="00C06290"/>
    <w:rsid w:val="00C10ACF"/>
    <w:rsid w:val="00C136B1"/>
    <w:rsid w:val="00C22F1B"/>
    <w:rsid w:val="00C26350"/>
    <w:rsid w:val="00C266C3"/>
    <w:rsid w:val="00C31C68"/>
    <w:rsid w:val="00C32978"/>
    <w:rsid w:val="00C33C3A"/>
    <w:rsid w:val="00C34839"/>
    <w:rsid w:val="00C359E2"/>
    <w:rsid w:val="00C36CB8"/>
    <w:rsid w:val="00C37CDD"/>
    <w:rsid w:val="00C41604"/>
    <w:rsid w:val="00C44CE4"/>
    <w:rsid w:val="00C45B12"/>
    <w:rsid w:val="00C46362"/>
    <w:rsid w:val="00C46FF2"/>
    <w:rsid w:val="00C47282"/>
    <w:rsid w:val="00C51623"/>
    <w:rsid w:val="00C541BC"/>
    <w:rsid w:val="00C612D3"/>
    <w:rsid w:val="00C72D38"/>
    <w:rsid w:val="00C730A0"/>
    <w:rsid w:val="00C73400"/>
    <w:rsid w:val="00C74631"/>
    <w:rsid w:val="00C74DAF"/>
    <w:rsid w:val="00C82F2D"/>
    <w:rsid w:val="00C84EDF"/>
    <w:rsid w:val="00C8608A"/>
    <w:rsid w:val="00C879CA"/>
    <w:rsid w:val="00C87C19"/>
    <w:rsid w:val="00C938EC"/>
    <w:rsid w:val="00C973A2"/>
    <w:rsid w:val="00C97912"/>
    <w:rsid w:val="00CA11EF"/>
    <w:rsid w:val="00CA3C98"/>
    <w:rsid w:val="00CA3FC6"/>
    <w:rsid w:val="00CB02AB"/>
    <w:rsid w:val="00CB106A"/>
    <w:rsid w:val="00CB5670"/>
    <w:rsid w:val="00CB5A3F"/>
    <w:rsid w:val="00CB6E7C"/>
    <w:rsid w:val="00CB7309"/>
    <w:rsid w:val="00CC45C5"/>
    <w:rsid w:val="00CC6EE9"/>
    <w:rsid w:val="00CC7195"/>
    <w:rsid w:val="00CD1D31"/>
    <w:rsid w:val="00CD2D22"/>
    <w:rsid w:val="00CD7E42"/>
    <w:rsid w:val="00CE05B4"/>
    <w:rsid w:val="00CE06CB"/>
    <w:rsid w:val="00CE7E00"/>
    <w:rsid w:val="00CF04E3"/>
    <w:rsid w:val="00D034E8"/>
    <w:rsid w:val="00D03C5B"/>
    <w:rsid w:val="00D0698D"/>
    <w:rsid w:val="00D06D5E"/>
    <w:rsid w:val="00D074E4"/>
    <w:rsid w:val="00D07FCC"/>
    <w:rsid w:val="00D10F84"/>
    <w:rsid w:val="00D1232A"/>
    <w:rsid w:val="00D12FCD"/>
    <w:rsid w:val="00D14274"/>
    <w:rsid w:val="00D14755"/>
    <w:rsid w:val="00D14B9C"/>
    <w:rsid w:val="00D16668"/>
    <w:rsid w:val="00D366DA"/>
    <w:rsid w:val="00D431D3"/>
    <w:rsid w:val="00D50733"/>
    <w:rsid w:val="00D51E85"/>
    <w:rsid w:val="00D561EF"/>
    <w:rsid w:val="00D6521C"/>
    <w:rsid w:val="00D65228"/>
    <w:rsid w:val="00D71C36"/>
    <w:rsid w:val="00D7783D"/>
    <w:rsid w:val="00D811A0"/>
    <w:rsid w:val="00D8668E"/>
    <w:rsid w:val="00D86E7D"/>
    <w:rsid w:val="00D931D6"/>
    <w:rsid w:val="00D9362B"/>
    <w:rsid w:val="00D93AA5"/>
    <w:rsid w:val="00D9461C"/>
    <w:rsid w:val="00DA2895"/>
    <w:rsid w:val="00DA404D"/>
    <w:rsid w:val="00DA5194"/>
    <w:rsid w:val="00DA65B1"/>
    <w:rsid w:val="00DB65EB"/>
    <w:rsid w:val="00DC1686"/>
    <w:rsid w:val="00DC4132"/>
    <w:rsid w:val="00DC7E55"/>
    <w:rsid w:val="00DD2363"/>
    <w:rsid w:val="00DD2A30"/>
    <w:rsid w:val="00DD4863"/>
    <w:rsid w:val="00DD6A54"/>
    <w:rsid w:val="00DD6BA7"/>
    <w:rsid w:val="00DE3171"/>
    <w:rsid w:val="00DE3368"/>
    <w:rsid w:val="00DE50D7"/>
    <w:rsid w:val="00DF0721"/>
    <w:rsid w:val="00DF1294"/>
    <w:rsid w:val="00DF6E9E"/>
    <w:rsid w:val="00DF70C9"/>
    <w:rsid w:val="00E002D1"/>
    <w:rsid w:val="00E05CF8"/>
    <w:rsid w:val="00E06CF7"/>
    <w:rsid w:val="00E06DA0"/>
    <w:rsid w:val="00E07996"/>
    <w:rsid w:val="00E11670"/>
    <w:rsid w:val="00E15468"/>
    <w:rsid w:val="00E24217"/>
    <w:rsid w:val="00E27D8F"/>
    <w:rsid w:val="00E34CAF"/>
    <w:rsid w:val="00E40250"/>
    <w:rsid w:val="00E4292D"/>
    <w:rsid w:val="00E42E24"/>
    <w:rsid w:val="00E46DBF"/>
    <w:rsid w:val="00E46FB2"/>
    <w:rsid w:val="00E5034F"/>
    <w:rsid w:val="00E60C4C"/>
    <w:rsid w:val="00E61F09"/>
    <w:rsid w:val="00E621CE"/>
    <w:rsid w:val="00E62433"/>
    <w:rsid w:val="00E6481E"/>
    <w:rsid w:val="00E65863"/>
    <w:rsid w:val="00E71689"/>
    <w:rsid w:val="00E72951"/>
    <w:rsid w:val="00E7431E"/>
    <w:rsid w:val="00E803A0"/>
    <w:rsid w:val="00E8305C"/>
    <w:rsid w:val="00E83742"/>
    <w:rsid w:val="00E854F7"/>
    <w:rsid w:val="00E904A9"/>
    <w:rsid w:val="00E925E7"/>
    <w:rsid w:val="00E94416"/>
    <w:rsid w:val="00E959FC"/>
    <w:rsid w:val="00E95D93"/>
    <w:rsid w:val="00EA1A7C"/>
    <w:rsid w:val="00EA1D6C"/>
    <w:rsid w:val="00EA4A6C"/>
    <w:rsid w:val="00EB0AC1"/>
    <w:rsid w:val="00EB4A6A"/>
    <w:rsid w:val="00EC321E"/>
    <w:rsid w:val="00EC5392"/>
    <w:rsid w:val="00ED1022"/>
    <w:rsid w:val="00ED2E60"/>
    <w:rsid w:val="00ED4411"/>
    <w:rsid w:val="00ED53E2"/>
    <w:rsid w:val="00EE06B6"/>
    <w:rsid w:val="00EE4BDD"/>
    <w:rsid w:val="00EE5416"/>
    <w:rsid w:val="00EE7079"/>
    <w:rsid w:val="00EE73B5"/>
    <w:rsid w:val="00EE7C68"/>
    <w:rsid w:val="00EF2777"/>
    <w:rsid w:val="00EF5412"/>
    <w:rsid w:val="00F03FB8"/>
    <w:rsid w:val="00F054B1"/>
    <w:rsid w:val="00F1269C"/>
    <w:rsid w:val="00F13AB1"/>
    <w:rsid w:val="00F15364"/>
    <w:rsid w:val="00F15C55"/>
    <w:rsid w:val="00F17669"/>
    <w:rsid w:val="00F179D4"/>
    <w:rsid w:val="00F22D4A"/>
    <w:rsid w:val="00F233CE"/>
    <w:rsid w:val="00F257D2"/>
    <w:rsid w:val="00F263A3"/>
    <w:rsid w:val="00F30169"/>
    <w:rsid w:val="00F33E35"/>
    <w:rsid w:val="00F3689E"/>
    <w:rsid w:val="00F41FF8"/>
    <w:rsid w:val="00F42710"/>
    <w:rsid w:val="00F43369"/>
    <w:rsid w:val="00F43DE5"/>
    <w:rsid w:val="00F460A2"/>
    <w:rsid w:val="00F47326"/>
    <w:rsid w:val="00F47C5B"/>
    <w:rsid w:val="00F47FA2"/>
    <w:rsid w:val="00F54778"/>
    <w:rsid w:val="00F55DD8"/>
    <w:rsid w:val="00F60787"/>
    <w:rsid w:val="00F60C66"/>
    <w:rsid w:val="00F64623"/>
    <w:rsid w:val="00F6739E"/>
    <w:rsid w:val="00F71DB8"/>
    <w:rsid w:val="00F73489"/>
    <w:rsid w:val="00F74890"/>
    <w:rsid w:val="00F81A82"/>
    <w:rsid w:val="00F84FDF"/>
    <w:rsid w:val="00F91E3A"/>
    <w:rsid w:val="00F92D6E"/>
    <w:rsid w:val="00F9477F"/>
    <w:rsid w:val="00FA1F57"/>
    <w:rsid w:val="00FA2C27"/>
    <w:rsid w:val="00FA50FE"/>
    <w:rsid w:val="00FA5A87"/>
    <w:rsid w:val="00FA669F"/>
    <w:rsid w:val="00FA7C57"/>
    <w:rsid w:val="00FA7DB9"/>
    <w:rsid w:val="00FB183D"/>
    <w:rsid w:val="00FC0191"/>
    <w:rsid w:val="00FC2B9C"/>
    <w:rsid w:val="00FC36B2"/>
    <w:rsid w:val="00FC489A"/>
    <w:rsid w:val="00FC63CC"/>
    <w:rsid w:val="00FD35CC"/>
    <w:rsid w:val="00FD46E2"/>
    <w:rsid w:val="00FD50B1"/>
    <w:rsid w:val="00FE072E"/>
    <w:rsid w:val="00FE117B"/>
    <w:rsid w:val="00FE145F"/>
    <w:rsid w:val="00FE1ECB"/>
    <w:rsid w:val="00FE2638"/>
    <w:rsid w:val="00FE4DA7"/>
    <w:rsid w:val="00FF181E"/>
    <w:rsid w:val="00FF698D"/>
    <w:rsid w:val="00FF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7275"/>
  <w15:chartTrackingRefBased/>
  <w15:docId w15:val="{5B43B8BC-C9D1-4A12-BFE5-210F6F0CD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1D6"/>
  </w:style>
  <w:style w:type="paragraph" w:styleId="Heading1">
    <w:name w:val="heading 1"/>
    <w:basedOn w:val="Normal"/>
    <w:next w:val="Normal"/>
    <w:link w:val="Heading1Char"/>
    <w:autoRedefine/>
    <w:uiPriority w:val="9"/>
    <w:qFormat/>
    <w:rsid w:val="00AD397F"/>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lang w:val="en-AU"/>
    </w:rPr>
  </w:style>
  <w:style w:type="paragraph" w:styleId="Heading2">
    <w:name w:val="heading 2"/>
    <w:basedOn w:val="Normal"/>
    <w:next w:val="Normal"/>
    <w:link w:val="Heading2Char"/>
    <w:uiPriority w:val="9"/>
    <w:unhideWhenUsed/>
    <w:qFormat/>
    <w:rsid w:val="00AD397F"/>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lang w:val="en-AU"/>
    </w:rPr>
  </w:style>
  <w:style w:type="paragraph" w:styleId="Heading3">
    <w:name w:val="heading 3"/>
    <w:basedOn w:val="Normal"/>
    <w:next w:val="Normal"/>
    <w:link w:val="Heading3Char"/>
    <w:uiPriority w:val="9"/>
    <w:unhideWhenUsed/>
    <w:qFormat/>
    <w:rsid w:val="00AD397F"/>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397F"/>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97F"/>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97F"/>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97F"/>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97F"/>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97F"/>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qFormat/>
    <w:rsid w:val="008C7F1A"/>
    <w:pPr>
      <w:suppressAutoHyphens/>
      <w:spacing w:after="0" w:line="240" w:lineRule="auto"/>
    </w:pPr>
    <w:rPr>
      <w:rFonts w:ascii="Liberation Serif" w:eastAsiaTheme="minorEastAsia" w:hAnsi="Liberation Serif" w:cs="Times New Roman"/>
      <w:color w:val="000000"/>
      <w:kern w:val="0"/>
      <w:lang w:eastAsia="zh-CN"/>
    </w:rPr>
  </w:style>
  <w:style w:type="character" w:customStyle="1" w:styleId="ParagraphChar">
    <w:name w:val="Paragraph Char"/>
    <w:basedOn w:val="DefaultParagraphFont"/>
    <w:link w:val="Paragraph"/>
    <w:rsid w:val="008C7F1A"/>
    <w:rPr>
      <w:rFonts w:ascii="Liberation Serif" w:eastAsiaTheme="minorEastAsia" w:hAnsi="Liberation Serif" w:cs="Times New Roman"/>
      <w:color w:val="000000"/>
      <w:kern w:val="0"/>
      <w:lang w:eastAsia="zh-CN"/>
    </w:rPr>
  </w:style>
  <w:style w:type="character" w:customStyle="1" w:styleId="Heading1Char">
    <w:name w:val="Heading 1 Char"/>
    <w:basedOn w:val="DefaultParagraphFont"/>
    <w:link w:val="Heading1"/>
    <w:uiPriority w:val="9"/>
    <w:rsid w:val="00AD397F"/>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rsid w:val="00AD397F"/>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rsid w:val="00AD39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39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9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9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9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9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97F"/>
    <w:rPr>
      <w:rFonts w:eastAsiaTheme="majorEastAsia" w:cstheme="majorBidi"/>
      <w:color w:val="272727" w:themeColor="text1" w:themeTint="D8"/>
    </w:rPr>
  </w:style>
  <w:style w:type="paragraph" w:styleId="Title">
    <w:name w:val="Title"/>
    <w:basedOn w:val="Normal"/>
    <w:next w:val="Normal"/>
    <w:link w:val="TitleChar"/>
    <w:uiPriority w:val="10"/>
    <w:qFormat/>
    <w:rsid w:val="00AD39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9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9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9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97F"/>
    <w:pPr>
      <w:spacing w:before="160"/>
      <w:jc w:val="center"/>
    </w:pPr>
    <w:rPr>
      <w:i/>
      <w:iCs/>
      <w:color w:val="404040" w:themeColor="text1" w:themeTint="BF"/>
    </w:rPr>
  </w:style>
  <w:style w:type="character" w:customStyle="1" w:styleId="QuoteChar">
    <w:name w:val="Quote Char"/>
    <w:basedOn w:val="DefaultParagraphFont"/>
    <w:link w:val="Quote"/>
    <w:uiPriority w:val="29"/>
    <w:rsid w:val="00AD397F"/>
    <w:rPr>
      <w:i/>
      <w:iCs/>
      <w:color w:val="404040" w:themeColor="text1" w:themeTint="BF"/>
    </w:rPr>
  </w:style>
  <w:style w:type="paragraph" w:styleId="ListParagraph">
    <w:name w:val="List Paragraph"/>
    <w:basedOn w:val="Normal"/>
    <w:uiPriority w:val="34"/>
    <w:qFormat/>
    <w:rsid w:val="00AD397F"/>
    <w:pPr>
      <w:ind w:left="720"/>
      <w:contextualSpacing/>
    </w:pPr>
  </w:style>
  <w:style w:type="character" w:styleId="IntenseEmphasis">
    <w:name w:val="Intense Emphasis"/>
    <w:basedOn w:val="DefaultParagraphFont"/>
    <w:uiPriority w:val="21"/>
    <w:qFormat/>
    <w:rsid w:val="00AD397F"/>
    <w:rPr>
      <w:i/>
      <w:iCs/>
      <w:color w:val="0F4761" w:themeColor="accent1" w:themeShade="BF"/>
    </w:rPr>
  </w:style>
  <w:style w:type="paragraph" w:styleId="IntenseQuote">
    <w:name w:val="Intense Quote"/>
    <w:basedOn w:val="Normal"/>
    <w:next w:val="Normal"/>
    <w:link w:val="IntenseQuoteChar"/>
    <w:uiPriority w:val="30"/>
    <w:qFormat/>
    <w:rsid w:val="00AD39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97F"/>
    <w:rPr>
      <w:i/>
      <w:iCs/>
      <w:color w:val="0F4761" w:themeColor="accent1" w:themeShade="BF"/>
    </w:rPr>
  </w:style>
  <w:style w:type="character" w:styleId="IntenseReference">
    <w:name w:val="Intense Reference"/>
    <w:basedOn w:val="DefaultParagraphFont"/>
    <w:uiPriority w:val="32"/>
    <w:qFormat/>
    <w:rsid w:val="00AD397F"/>
    <w:rPr>
      <w:b/>
      <w:bCs/>
      <w:smallCaps/>
      <w:color w:val="0F4761" w:themeColor="accent1" w:themeShade="BF"/>
      <w:spacing w:val="5"/>
    </w:rPr>
  </w:style>
  <w:style w:type="character" w:customStyle="1" w:styleId="FootnoteCharacters">
    <w:name w:val="Footnote Characters"/>
    <w:qFormat/>
    <w:rsid w:val="002D0105"/>
  </w:style>
  <w:style w:type="character" w:styleId="FootnoteReference">
    <w:name w:val="footnote reference"/>
    <w:rsid w:val="002D0105"/>
    <w:rPr>
      <w:vertAlign w:val="superscript"/>
    </w:rPr>
  </w:style>
  <w:style w:type="paragraph" w:styleId="FootnoteText">
    <w:name w:val="footnote text"/>
    <w:basedOn w:val="Normal"/>
    <w:link w:val="FootnoteTextChar"/>
    <w:rsid w:val="002D0105"/>
    <w:pPr>
      <w:suppressLineNumbers/>
      <w:suppressAutoHyphens/>
      <w:spacing w:after="0" w:line="240" w:lineRule="auto"/>
      <w:ind w:left="340" w:hanging="340"/>
    </w:pPr>
    <w:rPr>
      <w:rFonts w:ascii="Liberation Serif" w:eastAsia="NSimSun" w:hAnsi="Liberation Serif" w:cs="Lucida Sans"/>
      <w:sz w:val="20"/>
      <w:szCs w:val="20"/>
      <w:lang w:eastAsia="zh-CN" w:bidi="hi-IN"/>
      <w14:ligatures w14:val="none"/>
    </w:rPr>
  </w:style>
  <w:style w:type="character" w:customStyle="1" w:styleId="FootnoteTextChar">
    <w:name w:val="Footnote Text Char"/>
    <w:basedOn w:val="DefaultParagraphFont"/>
    <w:link w:val="FootnoteText"/>
    <w:rsid w:val="002D0105"/>
    <w:rPr>
      <w:rFonts w:ascii="Liberation Serif" w:eastAsia="NSimSun" w:hAnsi="Liberation Serif" w:cs="Lucida Sans"/>
      <w:sz w:val="20"/>
      <w:szCs w:val="20"/>
      <w:lang w:eastAsia="zh-CN" w:bidi="hi-IN"/>
      <w14:ligatures w14:val="none"/>
    </w:rPr>
  </w:style>
  <w:style w:type="paragraph" w:styleId="BodyText">
    <w:name w:val="Body Text"/>
    <w:basedOn w:val="Normal"/>
    <w:link w:val="BodyTextChar"/>
    <w:rsid w:val="0082001D"/>
    <w:pPr>
      <w:suppressAutoHyphens/>
      <w:spacing w:after="140" w:line="276" w:lineRule="auto"/>
    </w:pPr>
    <w:rPr>
      <w:rFonts w:ascii="Liberation Serif" w:eastAsia="NSimSun" w:hAnsi="Liberation Serif" w:cs="Lucida Sans"/>
      <w:lang w:eastAsia="zh-CN" w:bidi="hi-IN"/>
      <w14:ligatures w14:val="none"/>
    </w:rPr>
  </w:style>
  <w:style w:type="character" w:customStyle="1" w:styleId="BodyTextChar">
    <w:name w:val="Body Text Char"/>
    <w:basedOn w:val="DefaultParagraphFont"/>
    <w:link w:val="BodyText"/>
    <w:rsid w:val="0082001D"/>
    <w:rPr>
      <w:rFonts w:ascii="Liberation Serif" w:eastAsia="NSimSun" w:hAnsi="Liberation Serif" w:cs="Lucida Sans"/>
      <w:lang w:eastAsia="zh-CN" w:bidi="hi-IN"/>
      <w14:ligatures w14:val="none"/>
    </w:rPr>
  </w:style>
  <w:style w:type="paragraph" w:styleId="Caption">
    <w:name w:val="caption"/>
    <w:basedOn w:val="Normal"/>
    <w:next w:val="Normal"/>
    <w:uiPriority w:val="35"/>
    <w:unhideWhenUsed/>
    <w:qFormat/>
    <w:rsid w:val="00D431D3"/>
    <w:pPr>
      <w:spacing w:after="200" w:line="240" w:lineRule="auto"/>
    </w:pPr>
    <w:rPr>
      <w:i/>
      <w:iCs/>
      <w:color w:val="0E2841" w:themeColor="text2"/>
      <w:sz w:val="18"/>
      <w:szCs w:val="18"/>
    </w:rPr>
  </w:style>
  <w:style w:type="table" w:styleId="TableGrid">
    <w:name w:val="Table Grid"/>
    <w:basedOn w:val="TableNormal"/>
    <w:uiPriority w:val="39"/>
    <w:rsid w:val="0022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FA669F"/>
    <w:rPr>
      <w:rFonts w:ascii="Consolas" w:hAnsi="Consolas"/>
      <w:sz w:val="22"/>
      <w:shd w:val="clear" w:color="auto" w:fill="F8F8F8"/>
    </w:rPr>
  </w:style>
  <w:style w:type="paragraph" w:customStyle="1" w:styleId="SourceCode">
    <w:name w:val="Source Code"/>
    <w:basedOn w:val="Normal"/>
    <w:link w:val="VerbatimChar"/>
    <w:rsid w:val="00FA669F"/>
    <w:pPr>
      <w:shd w:val="clear" w:color="auto" w:fill="F8F8F8"/>
      <w:wordWrap w:val="0"/>
      <w:spacing w:after="200" w:line="240" w:lineRule="auto"/>
    </w:pPr>
    <w:rPr>
      <w:rFonts w:ascii="Consolas" w:hAnsi="Consolas"/>
      <w:sz w:val="22"/>
    </w:rPr>
  </w:style>
  <w:style w:type="character" w:styleId="Hyperlink">
    <w:name w:val="Hyperlink"/>
    <w:basedOn w:val="DefaultParagraphFont"/>
    <w:uiPriority w:val="99"/>
    <w:unhideWhenUsed/>
    <w:rsid w:val="0061164D"/>
    <w:rPr>
      <w:color w:val="0000FF"/>
      <w:u w:val="single"/>
    </w:rPr>
  </w:style>
  <w:style w:type="character" w:styleId="UnresolvedMention">
    <w:name w:val="Unresolved Mention"/>
    <w:basedOn w:val="DefaultParagraphFont"/>
    <w:uiPriority w:val="99"/>
    <w:semiHidden/>
    <w:unhideWhenUsed/>
    <w:rsid w:val="003C7C99"/>
    <w:rPr>
      <w:color w:val="605E5C"/>
      <w:shd w:val="clear" w:color="auto" w:fill="E1DFDD"/>
    </w:rPr>
  </w:style>
  <w:style w:type="character" w:styleId="CommentReference">
    <w:name w:val="annotation reference"/>
    <w:basedOn w:val="DefaultParagraphFont"/>
    <w:uiPriority w:val="99"/>
    <w:semiHidden/>
    <w:unhideWhenUsed/>
    <w:rsid w:val="002F5598"/>
    <w:rPr>
      <w:sz w:val="16"/>
      <w:szCs w:val="16"/>
    </w:rPr>
  </w:style>
  <w:style w:type="paragraph" w:styleId="CommentText">
    <w:name w:val="annotation text"/>
    <w:basedOn w:val="Normal"/>
    <w:link w:val="CommentTextChar"/>
    <w:uiPriority w:val="99"/>
    <w:unhideWhenUsed/>
    <w:rsid w:val="002F5598"/>
    <w:pPr>
      <w:spacing w:line="240" w:lineRule="auto"/>
    </w:pPr>
    <w:rPr>
      <w:sz w:val="20"/>
      <w:szCs w:val="20"/>
    </w:rPr>
  </w:style>
  <w:style w:type="character" w:customStyle="1" w:styleId="CommentTextChar">
    <w:name w:val="Comment Text Char"/>
    <w:basedOn w:val="DefaultParagraphFont"/>
    <w:link w:val="CommentText"/>
    <w:uiPriority w:val="99"/>
    <w:rsid w:val="002F5598"/>
    <w:rPr>
      <w:sz w:val="20"/>
      <w:szCs w:val="20"/>
    </w:rPr>
  </w:style>
  <w:style w:type="paragraph" w:styleId="CommentSubject">
    <w:name w:val="annotation subject"/>
    <w:basedOn w:val="CommentText"/>
    <w:next w:val="CommentText"/>
    <w:link w:val="CommentSubjectChar"/>
    <w:uiPriority w:val="99"/>
    <w:semiHidden/>
    <w:unhideWhenUsed/>
    <w:rsid w:val="002F5598"/>
    <w:rPr>
      <w:b/>
      <w:bCs/>
    </w:rPr>
  </w:style>
  <w:style w:type="character" w:customStyle="1" w:styleId="CommentSubjectChar">
    <w:name w:val="Comment Subject Char"/>
    <w:basedOn w:val="CommentTextChar"/>
    <w:link w:val="CommentSubject"/>
    <w:uiPriority w:val="99"/>
    <w:semiHidden/>
    <w:rsid w:val="002F5598"/>
    <w:rPr>
      <w:b/>
      <w:bCs/>
      <w:sz w:val="20"/>
      <w:szCs w:val="20"/>
    </w:rPr>
  </w:style>
  <w:style w:type="paragraph" w:styleId="Revision">
    <w:name w:val="Revision"/>
    <w:hidden/>
    <w:uiPriority w:val="99"/>
    <w:semiHidden/>
    <w:rsid w:val="002F5598"/>
    <w:pPr>
      <w:spacing w:after="0" w:line="240" w:lineRule="auto"/>
    </w:pPr>
  </w:style>
  <w:style w:type="character" w:customStyle="1" w:styleId="gpwvoe5cb5b">
    <w:name w:val="gpwvoe5cb5b"/>
    <w:basedOn w:val="DefaultParagraphFont"/>
    <w:rsid w:val="00F1269C"/>
  </w:style>
  <w:style w:type="paragraph" w:styleId="Header">
    <w:name w:val="header"/>
    <w:basedOn w:val="Normal"/>
    <w:link w:val="HeaderChar"/>
    <w:uiPriority w:val="99"/>
    <w:unhideWhenUsed/>
    <w:rsid w:val="00981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AF2"/>
  </w:style>
  <w:style w:type="paragraph" w:styleId="Footer">
    <w:name w:val="footer"/>
    <w:basedOn w:val="Normal"/>
    <w:link w:val="FooterChar"/>
    <w:uiPriority w:val="99"/>
    <w:unhideWhenUsed/>
    <w:rsid w:val="00981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73021">
      <w:bodyDiv w:val="1"/>
      <w:marLeft w:val="0"/>
      <w:marRight w:val="0"/>
      <w:marTop w:val="0"/>
      <w:marBottom w:val="0"/>
      <w:divBdr>
        <w:top w:val="none" w:sz="0" w:space="0" w:color="auto"/>
        <w:left w:val="none" w:sz="0" w:space="0" w:color="auto"/>
        <w:bottom w:val="none" w:sz="0" w:space="0" w:color="auto"/>
        <w:right w:val="none" w:sz="0" w:space="0" w:color="auto"/>
      </w:divBdr>
    </w:div>
    <w:div w:id="64769371">
      <w:bodyDiv w:val="1"/>
      <w:marLeft w:val="0"/>
      <w:marRight w:val="0"/>
      <w:marTop w:val="0"/>
      <w:marBottom w:val="0"/>
      <w:divBdr>
        <w:top w:val="none" w:sz="0" w:space="0" w:color="auto"/>
        <w:left w:val="none" w:sz="0" w:space="0" w:color="auto"/>
        <w:bottom w:val="none" w:sz="0" w:space="0" w:color="auto"/>
        <w:right w:val="none" w:sz="0" w:space="0" w:color="auto"/>
      </w:divBdr>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480"/>
          <w:marRight w:val="0"/>
          <w:marTop w:val="0"/>
          <w:marBottom w:val="0"/>
          <w:divBdr>
            <w:top w:val="none" w:sz="0" w:space="0" w:color="auto"/>
            <w:left w:val="none" w:sz="0" w:space="0" w:color="auto"/>
            <w:bottom w:val="none" w:sz="0" w:space="0" w:color="auto"/>
            <w:right w:val="none" w:sz="0" w:space="0" w:color="auto"/>
          </w:divBdr>
          <w:divsChild>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753">
      <w:bodyDiv w:val="1"/>
      <w:marLeft w:val="0"/>
      <w:marRight w:val="0"/>
      <w:marTop w:val="0"/>
      <w:marBottom w:val="0"/>
      <w:divBdr>
        <w:top w:val="none" w:sz="0" w:space="0" w:color="auto"/>
        <w:left w:val="none" w:sz="0" w:space="0" w:color="auto"/>
        <w:bottom w:val="none" w:sz="0" w:space="0" w:color="auto"/>
        <w:right w:val="none" w:sz="0" w:space="0" w:color="auto"/>
      </w:divBdr>
    </w:div>
    <w:div w:id="140847695">
      <w:bodyDiv w:val="1"/>
      <w:marLeft w:val="0"/>
      <w:marRight w:val="0"/>
      <w:marTop w:val="0"/>
      <w:marBottom w:val="0"/>
      <w:divBdr>
        <w:top w:val="none" w:sz="0" w:space="0" w:color="auto"/>
        <w:left w:val="none" w:sz="0" w:space="0" w:color="auto"/>
        <w:bottom w:val="none" w:sz="0" w:space="0" w:color="auto"/>
        <w:right w:val="none" w:sz="0" w:space="0" w:color="auto"/>
      </w:divBdr>
      <w:divsChild>
        <w:div w:id="134763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08300">
      <w:bodyDiv w:val="1"/>
      <w:marLeft w:val="0"/>
      <w:marRight w:val="0"/>
      <w:marTop w:val="0"/>
      <w:marBottom w:val="0"/>
      <w:divBdr>
        <w:top w:val="none" w:sz="0" w:space="0" w:color="auto"/>
        <w:left w:val="none" w:sz="0" w:space="0" w:color="auto"/>
        <w:bottom w:val="none" w:sz="0" w:space="0" w:color="auto"/>
        <w:right w:val="none" w:sz="0" w:space="0" w:color="auto"/>
      </w:divBdr>
    </w:div>
    <w:div w:id="217283035">
      <w:bodyDiv w:val="1"/>
      <w:marLeft w:val="0"/>
      <w:marRight w:val="0"/>
      <w:marTop w:val="0"/>
      <w:marBottom w:val="0"/>
      <w:divBdr>
        <w:top w:val="none" w:sz="0" w:space="0" w:color="auto"/>
        <w:left w:val="none" w:sz="0" w:space="0" w:color="auto"/>
        <w:bottom w:val="none" w:sz="0" w:space="0" w:color="auto"/>
        <w:right w:val="none" w:sz="0" w:space="0" w:color="auto"/>
      </w:divBdr>
    </w:div>
    <w:div w:id="281226838">
      <w:bodyDiv w:val="1"/>
      <w:marLeft w:val="0"/>
      <w:marRight w:val="0"/>
      <w:marTop w:val="0"/>
      <w:marBottom w:val="0"/>
      <w:divBdr>
        <w:top w:val="none" w:sz="0" w:space="0" w:color="auto"/>
        <w:left w:val="none" w:sz="0" w:space="0" w:color="auto"/>
        <w:bottom w:val="none" w:sz="0" w:space="0" w:color="auto"/>
        <w:right w:val="none" w:sz="0" w:space="0" w:color="auto"/>
      </w:divBdr>
      <w:divsChild>
        <w:div w:id="95714089">
          <w:marLeft w:val="480"/>
          <w:marRight w:val="0"/>
          <w:marTop w:val="0"/>
          <w:marBottom w:val="0"/>
          <w:divBdr>
            <w:top w:val="none" w:sz="0" w:space="0" w:color="auto"/>
            <w:left w:val="none" w:sz="0" w:space="0" w:color="auto"/>
            <w:bottom w:val="none" w:sz="0" w:space="0" w:color="auto"/>
            <w:right w:val="none" w:sz="0" w:space="0" w:color="auto"/>
          </w:divBdr>
          <w:divsChild>
            <w:div w:id="1811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8738">
      <w:bodyDiv w:val="1"/>
      <w:marLeft w:val="0"/>
      <w:marRight w:val="0"/>
      <w:marTop w:val="0"/>
      <w:marBottom w:val="0"/>
      <w:divBdr>
        <w:top w:val="none" w:sz="0" w:space="0" w:color="auto"/>
        <w:left w:val="none" w:sz="0" w:space="0" w:color="auto"/>
        <w:bottom w:val="none" w:sz="0" w:space="0" w:color="auto"/>
        <w:right w:val="none" w:sz="0" w:space="0" w:color="auto"/>
      </w:divBdr>
      <w:divsChild>
        <w:div w:id="1820075191">
          <w:marLeft w:val="480"/>
          <w:marRight w:val="0"/>
          <w:marTop w:val="0"/>
          <w:marBottom w:val="0"/>
          <w:divBdr>
            <w:top w:val="none" w:sz="0" w:space="0" w:color="auto"/>
            <w:left w:val="none" w:sz="0" w:space="0" w:color="auto"/>
            <w:bottom w:val="none" w:sz="0" w:space="0" w:color="auto"/>
            <w:right w:val="none" w:sz="0" w:space="0" w:color="auto"/>
          </w:divBdr>
          <w:divsChild>
            <w:div w:id="8133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4056">
      <w:bodyDiv w:val="1"/>
      <w:marLeft w:val="0"/>
      <w:marRight w:val="0"/>
      <w:marTop w:val="0"/>
      <w:marBottom w:val="0"/>
      <w:divBdr>
        <w:top w:val="none" w:sz="0" w:space="0" w:color="auto"/>
        <w:left w:val="none" w:sz="0" w:space="0" w:color="auto"/>
        <w:bottom w:val="none" w:sz="0" w:space="0" w:color="auto"/>
        <w:right w:val="none" w:sz="0" w:space="0" w:color="auto"/>
      </w:divBdr>
      <w:divsChild>
        <w:div w:id="1010763553">
          <w:marLeft w:val="480"/>
          <w:marRight w:val="0"/>
          <w:marTop w:val="0"/>
          <w:marBottom w:val="0"/>
          <w:divBdr>
            <w:top w:val="none" w:sz="0" w:space="0" w:color="auto"/>
            <w:left w:val="none" w:sz="0" w:space="0" w:color="auto"/>
            <w:bottom w:val="none" w:sz="0" w:space="0" w:color="auto"/>
            <w:right w:val="none" w:sz="0" w:space="0" w:color="auto"/>
          </w:divBdr>
          <w:divsChild>
            <w:div w:id="18067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63314">
      <w:bodyDiv w:val="1"/>
      <w:marLeft w:val="0"/>
      <w:marRight w:val="0"/>
      <w:marTop w:val="0"/>
      <w:marBottom w:val="0"/>
      <w:divBdr>
        <w:top w:val="none" w:sz="0" w:space="0" w:color="auto"/>
        <w:left w:val="none" w:sz="0" w:space="0" w:color="auto"/>
        <w:bottom w:val="none" w:sz="0" w:space="0" w:color="auto"/>
        <w:right w:val="none" w:sz="0" w:space="0" w:color="auto"/>
      </w:divBdr>
    </w:div>
    <w:div w:id="423691894">
      <w:bodyDiv w:val="1"/>
      <w:marLeft w:val="0"/>
      <w:marRight w:val="0"/>
      <w:marTop w:val="0"/>
      <w:marBottom w:val="0"/>
      <w:divBdr>
        <w:top w:val="none" w:sz="0" w:space="0" w:color="auto"/>
        <w:left w:val="none" w:sz="0" w:space="0" w:color="auto"/>
        <w:bottom w:val="none" w:sz="0" w:space="0" w:color="auto"/>
        <w:right w:val="none" w:sz="0" w:space="0" w:color="auto"/>
      </w:divBdr>
    </w:div>
    <w:div w:id="472253047">
      <w:bodyDiv w:val="1"/>
      <w:marLeft w:val="0"/>
      <w:marRight w:val="0"/>
      <w:marTop w:val="0"/>
      <w:marBottom w:val="0"/>
      <w:divBdr>
        <w:top w:val="none" w:sz="0" w:space="0" w:color="auto"/>
        <w:left w:val="none" w:sz="0" w:space="0" w:color="auto"/>
        <w:bottom w:val="none" w:sz="0" w:space="0" w:color="auto"/>
        <w:right w:val="none" w:sz="0" w:space="0" w:color="auto"/>
      </w:divBdr>
    </w:div>
    <w:div w:id="493110707">
      <w:bodyDiv w:val="1"/>
      <w:marLeft w:val="0"/>
      <w:marRight w:val="0"/>
      <w:marTop w:val="0"/>
      <w:marBottom w:val="0"/>
      <w:divBdr>
        <w:top w:val="none" w:sz="0" w:space="0" w:color="auto"/>
        <w:left w:val="none" w:sz="0" w:space="0" w:color="auto"/>
        <w:bottom w:val="none" w:sz="0" w:space="0" w:color="auto"/>
        <w:right w:val="none" w:sz="0" w:space="0" w:color="auto"/>
      </w:divBdr>
    </w:div>
    <w:div w:id="519054497">
      <w:bodyDiv w:val="1"/>
      <w:marLeft w:val="0"/>
      <w:marRight w:val="0"/>
      <w:marTop w:val="0"/>
      <w:marBottom w:val="0"/>
      <w:divBdr>
        <w:top w:val="none" w:sz="0" w:space="0" w:color="auto"/>
        <w:left w:val="none" w:sz="0" w:space="0" w:color="auto"/>
        <w:bottom w:val="none" w:sz="0" w:space="0" w:color="auto"/>
        <w:right w:val="none" w:sz="0" w:space="0" w:color="auto"/>
      </w:divBdr>
    </w:div>
    <w:div w:id="540021223">
      <w:bodyDiv w:val="1"/>
      <w:marLeft w:val="0"/>
      <w:marRight w:val="0"/>
      <w:marTop w:val="0"/>
      <w:marBottom w:val="0"/>
      <w:divBdr>
        <w:top w:val="none" w:sz="0" w:space="0" w:color="auto"/>
        <w:left w:val="none" w:sz="0" w:space="0" w:color="auto"/>
        <w:bottom w:val="none" w:sz="0" w:space="0" w:color="auto"/>
        <w:right w:val="none" w:sz="0" w:space="0" w:color="auto"/>
      </w:divBdr>
    </w:div>
    <w:div w:id="548956929">
      <w:bodyDiv w:val="1"/>
      <w:marLeft w:val="0"/>
      <w:marRight w:val="0"/>
      <w:marTop w:val="0"/>
      <w:marBottom w:val="0"/>
      <w:divBdr>
        <w:top w:val="none" w:sz="0" w:space="0" w:color="auto"/>
        <w:left w:val="none" w:sz="0" w:space="0" w:color="auto"/>
        <w:bottom w:val="none" w:sz="0" w:space="0" w:color="auto"/>
        <w:right w:val="none" w:sz="0" w:space="0" w:color="auto"/>
      </w:divBdr>
    </w:div>
    <w:div w:id="565142601">
      <w:bodyDiv w:val="1"/>
      <w:marLeft w:val="0"/>
      <w:marRight w:val="0"/>
      <w:marTop w:val="0"/>
      <w:marBottom w:val="0"/>
      <w:divBdr>
        <w:top w:val="none" w:sz="0" w:space="0" w:color="auto"/>
        <w:left w:val="none" w:sz="0" w:space="0" w:color="auto"/>
        <w:bottom w:val="none" w:sz="0" w:space="0" w:color="auto"/>
        <w:right w:val="none" w:sz="0" w:space="0" w:color="auto"/>
      </w:divBdr>
      <w:divsChild>
        <w:div w:id="458036877">
          <w:marLeft w:val="480"/>
          <w:marRight w:val="0"/>
          <w:marTop w:val="0"/>
          <w:marBottom w:val="0"/>
          <w:divBdr>
            <w:top w:val="none" w:sz="0" w:space="0" w:color="auto"/>
            <w:left w:val="none" w:sz="0" w:space="0" w:color="auto"/>
            <w:bottom w:val="none" w:sz="0" w:space="0" w:color="auto"/>
            <w:right w:val="none" w:sz="0" w:space="0" w:color="auto"/>
          </w:divBdr>
          <w:divsChild>
            <w:div w:id="8351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7559">
      <w:bodyDiv w:val="1"/>
      <w:marLeft w:val="0"/>
      <w:marRight w:val="0"/>
      <w:marTop w:val="0"/>
      <w:marBottom w:val="0"/>
      <w:divBdr>
        <w:top w:val="none" w:sz="0" w:space="0" w:color="auto"/>
        <w:left w:val="none" w:sz="0" w:space="0" w:color="auto"/>
        <w:bottom w:val="none" w:sz="0" w:space="0" w:color="auto"/>
        <w:right w:val="none" w:sz="0" w:space="0" w:color="auto"/>
      </w:divBdr>
    </w:div>
    <w:div w:id="585461713">
      <w:bodyDiv w:val="1"/>
      <w:marLeft w:val="0"/>
      <w:marRight w:val="0"/>
      <w:marTop w:val="0"/>
      <w:marBottom w:val="0"/>
      <w:divBdr>
        <w:top w:val="none" w:sz="0" w:space="0" w:color="auto"/>
        <w:left w:val="none" w:sz="0" w:space="0" w:color="auto"/>
        <w:bottom w:val="none" w:sz="0" w:space="0" w:color="auto"/>
        <w:right w:val="none" w:sz="0" w:space="0" w:color="auto"/>
      </w:divBdr>
    </w:div>
    <w:div w:id="599266484">
      <w:bodyDiv w:val="1"/>
      <w:marLeft w:val="0"/>
      <w:marRight w:val="0"/>
      <w:marTop w:val="0"/>
      <w:marBottom w:val="0"/>
      <w:divBdr>
        <w:top w:val="none" w:sz="0" w:space="0" w:color="auto"/>
        <w:left w:val="none" w:sz="0" w:space="0" w:color="auto"/>
        <w:bottom w:val="none" w:sz="0" w:space="0" w:color="auto"/>
        <w:right w:val="none" w:sz="0" w:space="0" w:color="auto"/>
      </w:divBdr>
    </w:div>
    <w:div w:id="627391210">
      <w:bodyDiv w:val="1"/>
      <w:marLeft w:val="0"/>
      <w:marRight w:val="0"/>
      <w:marTop w:val="0"/>
      <w:marBottom w:val="0"/>
      <w:divBdr>
        <w:top w:val="none" w:sz="0" w:space="0" w:color="auto"/>
        <w:left w:val="none" w:sz="0" w:space="0" w:color="auto"/>
        <w:bottom w:val="none" w:sz="0" w:space="0" w:color="auto"/>
        <w:right w:val="none" w:sz="0" w:space="0" w:color="auto"/>
      </w:divBdr>
    </w:div>
    <w:div w:id="629361777">
      <w:bodyDiv w:val="1"/>
      <w:marLeft w:val="0"/>
      <w:marRight w:val="0"/>
      <w:marTop w:val="0"/>
      <w:marBottom w:val="0"/>
      <w:divBdr>
        <w:top w:val="none" w:sz="0" w:space="0" w:color="auto"/>
        <w:left w:val="none" w:sz="0" w:space="0" w:color="auto"/>
        <w:bottom w:val="none" w:sz="0" w:space="0" w:color="auto"/>
        <w:right w:val="none" w:sz="0" w:space="0" w:color="auto"/>
      </w:divBdr>
    </w:div>
    <w:div w:id="687145443">
      <w:bodyDiv w:val="1"/>
      <w:marLeft w:val="0"/>
      <w:marRight w:val="0"/>
      <w:marTop w:val="0"/>
      <w:marBottom w:val="0"/>
      <w:divBdr>
        <w:top w:val="none" w:sz="0" w:space="0" w:color="auto"/>
        <w:left w:val="none" w:sz="0" w:space="0" w:color="auto"/>
        <w:bottom w:val="none" w:sz="0" w:space="0" w:color="auto"/>
        <w:right w:val="none" w:sz="0" w:space="0" w:color="auto"/>
      </w:divBdr>
    </w:div>
    <w:div w:id="692846660">
      <w:bodyDiv w:val="1"/>
      <w:marLeft w:val="0"/>
      <w:marRight w:val="0"/>
      <w:marTop w:val="0"/>
      <w:marBottom w:val="0"/>
      <w:divBdr>
        <w:top w:val="none" w:sz="0" w:space="0" w:color="auto"/>
        <w:left w:val="none" w:sz="0" w:space="0" w:color="auto"/>
        <w:bottom w:val="none" w:sz="0" w:space="0" w:color="auto"/>
        <w:right w:val="none" w:sz="0" w:space="0" w:color="auto"/>
      </w:divBdr>
    </w:div>
    <w:div w:id="711616263">
      <w:bodyDiv w:val="1"/>
      <w:marLeft w:val="0"/>
      <w:marRight w:val="0"/>
      <w:marTop w:val="0"/>
      <w:marBottom w:val="0"/>
      <w:divBdr>
        <w:top w:val="none" w:sz="0" w:space="0" w:color="auto"/>
        <w:left w:val="none" w:sz="0" w:space="0" w:color="auto"/>
        <w:bottom w:val="none" w:sz="0" w:space="0" w:color="auto"/>
        <w:right w:val="none" w:sz="0" w:space="0" w:color="auto"/>
      </w:divBdr>
    </w:div>
    <w:div w:id="754477137">
      <w:bodyDiv w:val="1"/>
      <w:marLeft w:val="0"/>
      <w:marRight w:val="0"/>
      <w:marTop w:val="0"/>
      <w:marBottom w:val="0"/>
      <w:divBdr>
        <w:top w:val="none" w:sz="0" w:space="0" w:color="auto"/>
        <w:left w:val="none" w:sz="0" w:space="0" w:color="auto"/>
        <w:bottom w:val="none" w:sz="0" w:space="0" w:color="auto"/>
        <w:right w:val="none" w:sz="0" w:space="0" w:color="auto"/>
      </w:divBdr>
    </w:div>
    <w:div w:id="776563810">
      <w:bodyDiv w:val="1"/>
      <w:marLeft w:val="0"/>
      <w:marRight w:val="0"/>
      <w:marTop w:val="0"/>
      <w:marBottom w:val="0"/>
      <w:divBdr>
        <w:top w:val="none" w:sz="0" w:space="0" w:color="auto"/>
        <w:left w:val="none" w:sz="0" w:space="0" w:color="auto"/>
        <w:bottom w:val="none" w:sz="0" w:space="0" w:color="auto"/>
        <w:right w:val="none" w:sz="0" w:space="0" w:color="auto"/>
      </w:divBdr>
      <w:divsChild>
        <w:div w:id="2242405">
          <w:marLeft w:val="480"/>
          <w:marRight w:val="0"/>
          <w:marTop w:val="0"/>
          <w:marBottom w:val="0"/>
          <w:divBdr>
            <w:top w:val="none" w:sz="0" w:space="0" w:color="auto"/>
            <w:left w:val="none" w:sz="0" w:space="0" w:color="auto"/>
            <w:bottom w:val="none" w:sz="0" w:space="0" w:color="auto"/>
            <w:right w:val="none" w:sz="0" w:space="0" w:color="auto"/>
          </w:divBdr>
          <w:divsChild>
            <w:div w:id="546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5274">
      <w:bodyDiv w:val="1"/>
      <w:marLeft w:val="0"/>
      <w:marRight w:val="0"/>
      <w:marTop w:val="0"/>
      <w:marBottom w:val="0"/>
      <w:divBdr>
        <w:top w:val="none" w:sz="0" w:space="0" w:color="auto"/>
        <w:left w:val="none" w:sz="0" w:space="0" w:color="auto"/>
        <w:bottom w:val="none" w:sz="0" w:space="0" w:color="auto"/>
        <w:right w:val="none" w:sz="0" w:space="0" w:color="auto"/>
      </w:divBdr>
    </w:div>
    <w:div w:id="853543720">
      <w:bodyDiv w:val="1"/>
      <w:marLeft w:val="0"/>
      <w:marRight w:val="0"/>
      <w:marTop w:val="0"/>
      <w:marBottom w:val="0"/>
      <w:divBdr>
        <w:top w:val="none" w:sz="0" w:space="0" w:color="auto"/>
        <w:left w:val="none" w:sz="0" w:space="0" w:color="auto"/>
        <w:bottom w:val="none" w:sz="0" w:space="0" w:color="auto"/>
        <w:right w:val="none" w:sz="0" w:space="0" w:color="auto"/>
      </w:divBdr>
    </w:div>
    <w:div w:id="861018215">
      <w:bodyDiv w:val="1"/>
      <w:marLeft w:val="0"/>
      <w:marRight w:val="0"/>
      <w:marTop w:val="0"/>
      <w:marBottom w:val="0"/>
      <w:divBdr>
        <w:top w:val="none" w:sz="0" w:space="0" w:color="auto"/>
        <w:left w:val="none" w:sz="0" w:space="0" w:color="auto"/>
        <w:bottom w:val="none" w:sz="0" w:space="0" w:color="auto"/>
        <w:right w:val="none" w:sz="0" w:space="0" w:color="auto"/>
      </w:divBdr>
    </w:div>
    <w:div w:id="862669604">
      <w:bodyDiv w:val="1"/>
      <w:marLeft w:val="0"/>
      <w:marRight w:val="0"/>
      <w:marTop w:val="0"/>
      <w:marBottom w:val="0"/>
      <w:divBdr>
        <w:top w:val="none" w:sz="0" w:space="0" w:color="auto"/>
        <w:left w:val="none" w:sz="0" w:space="0" w:color="auto"/>
        <w:bottom w:val="none" w:sz="0" w:space="0" w:color="auto"/>
        <w:right w:val="none" w:sz="0" w:space="0" w:color="auto"/>
      </w:divBdr>
      <w:divsChild>
        <w:div w:id="110175763">
          <w:marLeft w:val="480"/>
          <w:marRight w:val="0"/>
          <w:marTop w:val="0"/>
          <w:marBottom w:val="0"/>
          <w:divBdr>
            <w:top w:val="none" w:sz="0" w:space="0" w:color="auto"/>
            <w:left w:val="none" w:sz="0" w:space="0" w:color="auto"/>
            <w:bottom w:val="none" w:sz="0" w:space="0" w:color="auto"/>
            <w:right w:val="none" w:sz="0" w:space="0" w:color="auto"/>
          </w:divBdr>
          <w:divsChild>
            <w:div w:id="3329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162">
      <w:bodyDiv w:val="1"/>
      <w:marLeft w:val="0"/>
      <w:marRight w:val="0"/>
      <w:marTop w:val="0"/>
      <w:marBottom w:val="0"/>
      <w:divBdr>
        <w:top w:val="none" w:sz="0" w:space="0" w:color="auto"/>
        <w:left w:val="none" w:sz="0" w:space="0" w:color="auto"/>
        <w:bottom w:val="none" w:sz="0" w:space="0" w:color="auto"/>
        <w:right w:val="none" w:sz="0" w:space="0" w:color="auto"/>
      </w:divBdr>
    </w:div>
    <w:div w:id="912785571">
      <w:bodyDiv w:val="1"/>
      <w:marLeft w:val="0"/>
      <w:marRight w:val="0"/>
      <w:marTop w:val="0"/>
      <w:marBottom w:val="0"/>
      <w:divBdr>
        <w:top w:val="none" w:sz="0" w:space="0" w:color="auto"/>
        <w:left w:val="none" w:sz="0" w:space="0" w:color="auto"/>
        <w:bottom w:val="none" w:sz="0" w:space="0" w:color="auto"/>
        <w:right w:val="none" w:sz="0" w:space="0" w:color="auto"/>
      </w:divBdr>
      <w:divsChild>
        <w:div w:id="590771793">
          <w:marLeft w:val="480"/>
          <w:marRight w:val="0"/>
          <w:marTop w:val="0"/>
          <w:marBottom w:val="0"/>
          <w:divBdr>
            <w:top w:val="none" w:sz="0" w:space="0" w:color="auto"/>
            <w:left w:val="none" w:sz="0" w:space="0" w:color="auto"/>
            <w:bottom w:val="none" w:sz="0" w:space="0" w:color="auto"/>
            <w:right w:val="none" w:sz="0" w:space="0" w:color="auto"/>
          </w:divBdr>
          <w:divsChild>
            <w:div w:id="20701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5386">
      <w:bodyDiv w:val="1"/>
      <w:marLeft w:val="0"/>
      <w:marRight w:val="0"/>
      <w:marTop w:val="0"/>
      <w:marBottom w:val="0"/>
      <w:divBdr>
        <w:top w:val="none" w:sz="0" w:space="0" w:color="auto"/>
        <w:left w:val="none" w:sz="0" w:space="0" w:color="auto"/>
        <w:bottom w:val="none" w:sz="0" w:space="0" w:color="auto"/>
        <w:right w:val="none" w:sz="0" w:space="0" w:color="auto"/>
      </w:divBdr>
    </w:div>
    <w:div w:id="960265581">
      <w:bodyDiv w:val="1"/>
      <w:marLeft w:val="0"/>
      <w:marRight w:val="0"/>
      <w:marTop w:val="0"/>
      <w:marBottom w:val="0"/>
      <w:divBdr>
        <w:top w:val="none" w:sz="0" w:space="0" w:color="auto"/>
        <w:left w:val="none" w:sz="0" w:space="0" w:color="auto"/>
        <w:bottom w:val="none" w:sz="0" w:space="0" w:color="auto"/>
        <w:right w:val="none" w:sz="0" w:space="0" w:color="auto"/>
      </w:divBdr>
    </w:div>
    <w:div w:id="1034110156">
      <w:bodyDiv w:val="1"/>
      <w:marLeft w:val="0"/>
      <w:marRight w:val="0"/>
      <w:marTop w:val="0"/>
      <w:marBottom w:val="0"/>
      <w:divBdr>
        <w:top w:val="none" w:sz="0" w:space="0" w:color="auto"/>
        <w:left w:val="none" w:sz="0" w:space="0" w:color="auto"/>
        <w:bottom w:val="none" w:sz="0" w:space="0" w:color="auto"/>
        <w:right w:val="none" w:sz="0" w:space="0" w:color="auto"/>
      </w:divBdr>
    </w:div>
    <w:div w:id="1042368671">
      <w:bodyDiv w:val="1"/>
      <w:marLeft w:val="0"/>
      <w:marRight w:val="0"/>
      <w:marTop w:val="0"/>
      <w:marBottom w:val="0"/>
      <w:divBdr>
        <w:top w:val="none" w:sz="0" w:space="0" w:color="auto"/>
        <w:left w:val="none" w:sz="0" w:space="0" w:color="auto"/>
        <w:bottom w:val="none" w:sz="0" w:space="0" w:color="auto"/>
        <w:right w:val="none" w:sz="0" w:space="0" w:color="auto"/>
      </w:divBdr>
    </w:div>
    <w:div w:id="1121076978">
      <w:bodyDiv w:val="1"/>
      <w:marLeft w:val="0"/>
      <w:marRight w:val="0"/>
      <w:marTop w:val="0"/>
      <w:marBottom w:val="0"/>
      <w:divBdr>
        <w:top w:val="none" w:sz="0" w:space="0" w:color="auto"/>
        <w:left w:val="none" w:sz="0" w:space="0" w:color="auto"/>
        <w:bottom w:val="none" w:sz="0" w:space="0" w:color="auto"/>
        <w:right w:val="none" w:sz="0" w:space="0" w:color="auto"/>
      </w:divBdr>
      <w:divsChild>
        <w:div w:id="420763732">
          <w:marLeft w:val="480"/>
          <w:marRight w:val="0"/>
          <w:marTop w:val="0"/>
          <w:marBottom w:val="0"/>
          <w:divBdr>
            <w:top w:val="none" w:sz="0" w:space="0" w:color="auto"/>
            <w:left w:val="none" w:sz="0" w:space="0" w:color="auto"/>
            <w:bottom w:val="none" w:sz="0" w:space="0" w:color="auto"/>
            <w:right w:val="none" w:sz="0" w:space="0" w:color="auto"/>
          </w:divBdr>
          <w:divsChild>
            <w:div w:id="502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1385">
      <w:bodyDiv w:val="1"/>
      <w:marLeft w:val="0"/>
      <w:marRight w:val="0"/>
      <w:marTop w:val="0"/>
      <w:marBottom w:val="0"/>
      <w:divBdr>
        <w:top w:val="none" w:sz="0" w:space="0" w:color="auto"/>
        <w:left w:val="none" w:sz="0" w:space="0" w:color="auto"/>
        <w:bottom w:val="none" w:sz="0" w:space="0" w:color="auto"/>
        <w:right w:val="none" w:sz="0" w:space="0" w:color="auto"/>
      </w:divBdr>
    </w:div>
    <w:div w:id="1154683426">
      <w:bodyDiv w:val="1"/>
      <w:marLeft w:val="0"/>
      <w:marRight w:val="0"/>
      <w:marTop w:val="0"/>
      <w:marBottom w:val="0"/>
      <w:divBdr>
        <w:top w:val="none" w:sz="0" w:space="0" w:color="auto"/>
        <w:left w:val="none" w:sz="0" w:space="0" w:color="auto"/>
        <w:bottom w:val="none" w:sz="0" w:space="0" w:color="auto"/>
        <w:right w:val="none" w:sz="0" w:space="0" w:color="auto"/>
      </w:divBdr>
    </w:div>
    <w:div w:id="1160393037">
      <w:bodyDiv w:val="1"/>
      <w:marLeft w:val="0"/>
      <w:marRight w:val="0"/>
      <w:marTop w:val="0"/>
      <w:marBottom w:val="0"/>
      <w:divBdr>
        <w:top w:val="none" w:sz="0" w:space="0" w:color="auto"/>
        <w:left w:val="none" w:sz="0" w:space="0" w:color="auto"/>
        <w:bottom w:val="none" w:sz="0" w:space="0" w:color="auto"/>
        <w:right w:val="none" w:sz="0" w:space="0" w:color="auto"/>
      </w:divBdr>
    </w:div>
    <w:div w:id="1190491186">
      <w:bodyDiv w:val="1"/>
      <w:marLeft w:val="0"/>
      <w:marRight w:val="0"/>
      <w:marTop w:val="0"/>
      <w:marBottom w:val="0"/>
      <w:divBdr>
        <w:top w:val="none" w:sz="0" w:space="0" w:color="auto"/>
        <w:left w:val="none" w:sz="0" w:space="0" w:color="auto"/>
        <w:bottom w:val="none" w:sz="0" w:space="0" w:color="auto"/>
        <w:right w:val="none" w:sz="0" w:space="0" w:color="auto"/>
      </w:divBdr>
    </w:div>
    <w:div w:id="1257518799">
      <w:bodyDiv w:val="1"/>
      <w:marLeft w:val="0"/>
      <w:marRight w:val="0"/>
      <w:marTop w:val="0"/>
      <w:marBottom w:val="0"/>
      <w:divBdr>
        <w:top w:val="none" w:sz="0" w:space="0" w:color="auto"/>
        <w:left w:val="none" w:sz="0" w:space="0" w:color="auto"/>
        <w:bottom w:val="none" w:sz="0" w:space="0" w:color="auto"/>
        <w:right w:val="none" w:sz="0" w:space="0" w:color="auto"/>
      </w:divBdr>
    </w:div>
    <w:div w:id="1260287352">
      <w:bodyDiv w:val="1"/>
      <w:marLeft w:val="0"/>
      <w:marRight w:val="0"/>
      <w:marTop w:val="0"/>
      <w:marBottom w:val="0"/>
      <w:divBdr>
        <w:top w:val="none" w:sz="0" w:space="0" w:color="auto"/>
        <w:left w:val="none" w:sz="0" w:space="0" w:color="auto"/>
        <w:bottom w:val="none" w:sz="0" w:space="0" w:color="auto"/>
        <w:right w:val="none" w:sz="0" w:space="0" w:color="auto"/>
      </w:divBdr>
    </w:div>
    <w:div w:id="1302731423">
      <w:bodyDiv w:val="1"/>
      <w:marLeft w:val="0"/>
      <w:marRight w:val="0"/>
      <w:marTop w:val="0"/>
      <w:marBottom w:val="0"/>
      <w:divBdr>
        <w:top w:val="none" w:sz="0" w:space="0" w:color="auto"/>
        <w:left w:val="none" w:sz="0" w:space="0" w:color="auto"/>
        <w:bottom w:val="none" w:sz="0" w:space="0" w:color="auto"/>
        <w:right w:val="none" w:sz="0" w:space="0" w:color="auto"/>
      </w:divBdr>
    </w:div>
    <w:div w:id="1318220024">
      <w:bodyDiv w:val="1"/>
      <w:marLeft w:val="0"/>
      <w:marRight w:val="0"/>
      <w:marTop w:val="0"/>
      <w:marBottom w:val="0"/>
      <w:divBdr>
        <w:top w:val="none" w:sz="0" w:space="0" w:color="auto"/>
        <w:left w:val="none" w:sz="0" w:space="0" w:color="auto"/>
        <w:bottom w:val="none" w:sz="0" w:space="0" w:color="auto"/>
        <w:right w:val="none" w:sz="0" w:space="0" w:color="auto"/>
      </w:divBdr>
      <w:divsChild>
        <w:div w:id="1446536525">
          <w:marLeft w:val="480"/>
          <w:marRight w:val="0"/>
          <w:marTop w:val="0"/>
          <w:marBottom w:val="0"/>
          <w:divBdr>
            <w:top w:val="none" w:sz="0" w:space="0" w:color="auto"/>
            <w:left w:val="none" w:sz="0" w:space="0" w:color="auto"/>
            <w:bottom w:val="none" w:sz="0" w:space="0" w:color="auto"/>
            <w:right w:val="none" w:sz="0" w:space="0" w:color="auto"/>
          </w:divBdr>
          <w:divsChild>
            <w:div w:id="20016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8599">
      <w:bodyDiv w:val="1"/>
      <w:marLeft w:val="0"/>
      <w:marRight w:val="0"/>
      <w:marTop w:val="0"/>
      <w:marBottom w:val="0"/>
      <w:divBdr>
        <w:top w:val="none" w:sz="0" w:space="0" w:color="auto"/>
        <w:left w:val="none" w:sz="0" w:space="0" w:color="auto"/>
        <w:bottom w:val="none" w:sz="0" w:space="0" w:color="auto"/>
        <w:right w:val="none" w:sz="0" w:space="0" w:color="auto"/>
      </w:divBdr>
      <w:divsChild>
        <w:div w:id="465509767">
          <w:marLeft w:val="480"/>
          <w:marRight w:val="0"/>
          <w:marTop w:val="0"/>
          <w:marBottom w:val="0"/>
          <w:divBdr>
            <w:top w:val="none" w:sz="0" w:space="0" w:color="auto"/>
            <w:left w:val="none" w:sz="0" w:space="0" w:color="auto"/>
            <w:bottom w:val="none" w:sz="0" w:space="0" w:color="auto"/>
            <w:right w:val="none" w:sz="0" w:space="0" w:color="auto"/>
          </w:divBdr>
          <w:divsChild>
            <w:div w:id="1400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559">
      <w:bodyDiv w:val="1"/>
      <w:marLeft w:val="0"/>
      <w:marRight w:val="0"/>
      <w:marTop w:val="0"/>
      <w:marBottom w:val="0"/>
      <w:divBdr>
        <w:top w:val="none" w:sz="0" w:space="0" w:color="auto"/>
        <w:left w:val="none" w:sz="0" w:space="0" w:color="auto"/>
        <w:bottom w:val="none" w:sz="0" w:space="0" w:color="auto"/>
        <w:right w:val="none" w:sz="0" w:space="0" w:color="auto"/>
      </w:divBdr>
      <w:divsChild>
        <w:div w:id="1784033165">
          <w:marLeft w:val="480"/>
          <w:marRight w:val="0"/>
          <w:marTop w:val="0"/>
          <w:marBottom w:val="0"/>
          <w:divBdr>
            <w:top w:val="none" w:sz="0" w:space="0" w:color="auto"/>
            <w:left w:val="none" w:sz="0" w:space="0" w:color="auto"/>
            <w:bottom w:val="none" w:sz="0" w:space="0" w:color="auto"/>
            <w:right w:val="none" w:sz="0" w:space="0" w:color="auto"/>
          </w:divBdr>
          <w:divsChild>
            <w:div w:id="1442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2158">
      <w:bodyDiv w:val="1"/>
      <w:marLeft w:val="0"/>
      <w:marRight w:val="0"/>
      <w:marTop w:val="0"/>
      <w:marBottom w:val="0"/>
      <w:divBdr>
        <w:top w:val="none" w:sz="0" w:space="0" w:color="auto"/>
        <w:left w:val="none" w:sz="0" w:space="0" w:color="auto"/>
        <w:bottom w:val="none" w:sz="0" w:space="0" w:color="auto"/>
        <w:right w:val="none" w:sz="0" w:space="0" w:color="auto"/>
      </w:divBdr>
      <w:divsChild>
        <w:div w:id="17167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80295">
      <w:bodyDiv w:val="1"/>
      <w:marLeft w:val="0"/>
      <w:marRight w:val="0"/>
      <w:marTop w:val="0"/>
      <w:marBottom w:val="0"/>
      <w:divBdr>
        <w:top w:val="none" w:sz="0" w:space="0" w:color="auto"/>
        <w:left w:val="none" w:sz="0" w:space="0" w:color="auto"/>
        <w:bottom w:val="none" w:sz="0" w:space="0" w:color="auto"/>
        <w:right w:val="none" w:sz="0" w:space="0" w:color="auto"/>
      </w:divBdr>
    </w:div>
    <w:div w:id="1540631965">
      <w:bodyDiv w:val="1"/>
      <w:marLeft w:val="0"/>
      <w:marRight w:val="0"/>
      <w:marTop w:val="0"/>
      <w:marBottom w:val="0"/>
      <w:divBdr>
        <w:top w:val="none" w:sz="0" w:space="0" w:color="auto"/>
        <w:left w:val="none" w:sz="0" w:space="0" w:color="auto"/>
        <w:bottom w:val="none" w:sz="0" w:space="0" w:color="auto"/>
        <w:right w:val="none" w:sz="0" w:space="0" w:color="auto"/>
      </w:divBdr>
      <w:divsChild>
        <w:div w:id="107310544">
          <w:marLeft w:val="480"/>
          <w:marRight w:val="0"/>
          <w:marTop w:val="0"/>
          <w:marBottom w:val="0"/>
          <w:divBdr>
            <w:top w:val="none" w:sz="0" w:space="0" w:color="auto"/>
            <w:left w:val="none" w:sz="0" w:space="0" w:color="auto"/>
            <w:bottom w:val="none" w:sz="0" w:space="0" w:color="auto"/>
            <w:right w:val="none" w:sz="0" w:space="0" w:color="auto"/>
          </w:divBdr>
          <w:divsChild>
            <w:div w:id="19027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265">
      <w:bodyDiv w:val="1"/>
      <w:marLeft w:val="0"/>
      <w:marRight w:val="0"/>
      <w:marTop w:val="0"/>
      <w:marBottom w:val="0"/>
      <w:divBdr>
        <w:top w:val="none" w:sz="0" w:space="0" w:color="auto"/>
        <w:left w:val="none" w:sz="0" w:space="0" w:color="auto"/>
        <w:bottom w:val="none" w:sz="0" w:space="0" w:color="auto"/>
        <w:right w:val="none" w:sz="0" w:space="0" w:color="auto"/>
      </w:divBdr>
    </w:div>
    <w:div w:id="1670937733">
      <w:bodyDiv w:val="1"/>
      <w:marLeft w:val="0"/>
      <w:marRight w:val="0"/>
      <w:marTop w:val="0"/>
      <w:marBottom w:val="0"/>
      <w:divBdr>
        <w:top w:val="none" w:sz="0" w:space="0" w:color="auto"/>
        <w:left w:val="none" w:sz="0" w:space="0" w:color="auto"/>
        <w:bottom w:val="none" w:sz="0" w:space="0" w:color="auto"/>
        <w:right w:val="none" w:sz="0" w:space="0" w:color="auto"/>
      </w:divBdr>
    </w:div>
    <w:div w:id="1684631058">
      <w:bodyDiv w:val="1"/>
      <w:marLeft w:val="0"/>
      <w:marRight w:val="0"/>
      <w:marTop w:val="0"/>
      <w:marBottom w:val="0"/>
      <w:divBdr>
        <w:top w:val="none" w:sz="0" w:space="0" w:color="auto"/>
        <w:left w:val="none" w:sz="0" w:space="0" w:color="auto"/>
        <w:bottom w:val="none" w:sz="0" w:space="0" w:color="auto"/>
        <w:right w:val="none" w:sz="0" w:space="0" w:color="auto"/>
      </w:divBdr>
    </w:div>
    <w:div w:id="1693721320">
      <w:bodyDiv w:val="1"/>
      <w:marLeft w:val="0"/>
      <w:marRight w:val="0"/>
      <w:marTop w:val="0"/>
      <w:marBottom w:val="0"/>
      <w:divBdr>
        <w:top w:val="none" w:sz="0" w:space="0" w:color="auto"/>
        <w:left w:val="none" w:sz="0" w:space="0" w:color="auto"/>
        <w:bottom w:val="none" w:sz="0" w:space="0" w:color="auto"/>
        <w:right w:val="none" w:sz="0" w:space="0" w:color="auto"/>
      </w:divBdr>
    </w:div>
    <w:div w:id="1727952622">
      <w:bodyDiv w:val="1"/>
      <w:marLeft w:val="0"/>
      <w:marRight w:val="0"/>
      <w:marTop w:val="0"/>
      <w:marBottom w:val="0"/>
      <w:divBdr>
        <w:top w:val="none" w:sz="0" w:space="0" w:color="auto"/>
        <w:left w:val="none" w:sz="0" w:space="0" w:color="auto"/>
        <w:bottom w:val="none" w:sz="0" w:space="0" w:color="auto"/>
        <w:right w:val="none" w:sz="0" w:space="0" w:color="auto"/>
      </w:divBdr>
    </w:div>
    <w:div w:id="1765566992">
      <w:bodyDiv w:val="1"/>
      <w:marLeft w:val="0"/>
      <w:marRight w:val="0"/>
      <w:marTop w:val="0"/>
      <w:marBottom w:val="0"/>
      <w:divBdr>
        <w:top w:val="none" w:sz="0" w:space="0" w:color="auto"/>
        <w:left w:val="none" w:sz="0" w:space="0" w:color="auto"/>
        <w:bottom w:val="none" w:sz="0" w:space="0" w:color="auto"/>
        <w:right w:val="none" w:sz="0" w:space="0" w:color="auto"/>
      </w:divBdr>
    </w:div>
    <w:div w:id="1831675148">
      <w:bodyDiv w:val="1"/>
      <w:marLeft w:val="0"/>
      <w:marRight w:val="0"/>
      <w:marTop w:val="0"/>
      <w:marBottom w:val="0"/>
      <w:divBdr>
        <w:top w:val="none" w:sz="0" w:space="0" w:color="auto"/>
        <w:left w:val="none" w:sz="0" w:space="0" w:color="auto"/>
        <w:bottom w:val="none" w:sz="0" w:space="0" w:color="auto"/>
        <w:right w:val="none" w:sz="0" w:space="0" w:color="auto"/>
      </w:divBdr>
    </w:div>
    <w:div w:id="1842113017">
      <w:bodyDiv w:val="1"/>
      <w:marLeft w:val="0"/>
      <w:marRight w:val="0"/>
      <w:marTop w:val="0"/>
      <w:marBottom w:val="0"/>
      <w:divBdr>
        <w:top w:val="none" w:sz="0" w:space="0" w:color="auto"/>
        <w:left w:val="none" w:sz="0" w:space="0" w:color="auto"/>
        <w:bottom w:val="none" w:sz="0" w:space="0" w:color="auto"/>
        <w:right w:val="none" w:sz="0" w:space="0" w:color="auto"/>
      </w:divBdr>
    </w:div>
    <w:div w:id="1852378619">
      <w:bodyDiv w:val="1"/>
      <w:marLeft w:val="0"/>
      <w:marRight w:val="0"/>
      <w:marTop w:val="0"/>
      <w:marBottom w:val="0"/>
      <w:divBdr>
        <w:top w:val="none" w:sz="0" w:space="0" w:color="auto"/>
        <w:left w:val="none" w:sz="0" w:space="0" w:color="auto"/>
        <w:bottom w:val="none" w:sz="0" w:space="0" w:color="auto"/>
        <w:right w:val="none" w:sz="0" w:space="0" w:color="auto"/>
      </w:divBdr>
    </w:div>
    <w:div w:id="1881160836">
      <w:bodyDiv w:val="1"/>
      <w:marLeft w:val="0"/>
      <w:marRight w:val="0"/>
      <w:marTop w:val="0"/>
      <w:marBottom w:val="0"/>
      <w:divBdr>
        <w:top w:val="none" w:sz="0" w:space="0" w:color="auto"/>
        <w:left w:val="none" w:sz="0" w:space="0" w:color="auto"/>
        <w:bottom w:val="none" w:sz="0" w:space="0" w:color="auto"/>
        <w:right w:val="none" w:sz="0" w:space="0" w:color="auto"/>
      </w:divBdr>
    </w:div>
    <w:div w:id="2002657985">
      <w:bodyDiv w:val="1"/>
      <w:marLeft w:val="0"/>
      <w:marRight w:val="0"/>
      <w:marTop w:val="0"/>
      <w:marBottom w:val="0"/>
      <w:divBdr>
        <w:top w:val="none" w:sz="0" w:space="0" w:color="auto"/>
        <w:left w:val="none" w:sz="0" w:space="0" w:color="auto"/>
        <w:bottom w:val="none" w:sz="0" w:space="0" w:color="auto"/>
        <w:right w:val="none" w:sz="0" w:space="0" w:color="auto"/>
      </w:divBdr>
      <w:divsChild>
        <w:div w:id="333656160">
          <w:marLeft w:val="480"/>
          <w:marRight w:val="0"/>
          <w:marTop w:val="0"/>
          <w:marBottom w:val="0"/>
          <w:divBdr>
            <w:top w:val="none" w:sz="0" w:space="0" w:color="auto"/>
            <w:left w:val="none" w:sz="0" w:space="0" w:color="auto"/>
            <w:bottom w:val="none" w:sz="0" w:space="0" w:color="auto"/>
            <w:right w:val="none" w:sz="0" w:space="0" w:color="auto"/>
          </w:divBdr>
          <w:divsChild>
            <w:div w:id="38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1124">
      <w:bodyDiv w:val="1"/>
      <w:marLeft w:val="0"/>
      <w:marRight w:val="0"/>
      <w:marTop w:val="0"/>
      <w:marBottom w:val="0"/>
      <w:divBdr>
        <w:top w:val="none" w:sz="0" w:space="0" w:color="auto"/>
        <w:left w:val="none" w:sz="0" w:space="0" w:color="auto"/>
        <w:bottom w:val="none" w:sz="0" w:space="0" w:color="auto"/>
        <w:right w:val="none" w:sz="0" w:space="0" w:color="auto"/>
      </w:divBdr>
    </w:div>
    <w:div w:id="2012217410">
      <w:bodyDiv w:val="1"/>
      <w:marLeft w:val="0"/>
      <w:marRight w:val="0"/>
      <w:marTop w:val="0"/>
      <w:marBottom w:val="0"/>
      <w:divBdr>
        <w:top w:val="none" w:sz="0" w:space="0" w:color="auto"/>
        <w:left w:val="none" w:sz="0" w:space="0" w:color="auto"/>
        <w:bottom w:val="none" w:sz="0" w:space="0" w:color="auto"/>
        <w:right w:val="none" w:sz="0" w:space="0" w:color="auto"/>
      </w:divBdr>
      <w:divsChild>
        <w:div w:id="893782500">
          <w:marLeft w:val="480"/>
          <w:marRight w:val="0"/>
          <w:marTop w:val="0"/>
          <w:marBottom w:val="0"/>
          <w:divBdr>
            <w:top w:val="none" w:sz="0" w:space="0" w:color="auto"/>
            <w:left w:val="none" w:sz="0" w:space="0" w:color="auto"/>
            <w:bottom w:val="none" w:sz="0" w:space="0" w:color="auto"/>
            <w:right w:val="none" w:sz="0" w:space="0" w:color="auto"/>
          </w:divBdr>
          <w:divsChild>
            <w:div w:id="23673762">
              <w:marLeft w:val="0"/>
              <w:marRight w:val="0"/>
              <w:marTop w:val="0"/>
              <w:marBottom w:val="0"/>
              <w:divBdr>
                <w:top w:val="none" w:sz="0" w:space="0" w:color="auto"/>
                <w:left w:val="none" w:sz="0" w:space="0" w:color="auto"/>
                <w:bottom w:val="none" w:sz="0" w:space="0" w:color="auto"/>
                <w:right w:val="none" w:sz="0" w:space="0" w:color="auto"/>
              </w:divBdr>
            </w:div>
            <w:div w:id="1268079494">
              <w:marLeft w:val="0"/>
              <w:marRight w:val="0"/>
              <w:marTop w:val="0"/>
              <w:marBottom w:val="0"/>
              <w:divBdr>
                <w:top w:val="none" w:sz="0" w:space="0" w:color="auto"/>
                <w:left w:val="none" w:sz="0" w:space="0" w:color="auto"/>
                <w:bottom w:val="none" w:sz="0" w:space="0" w:color="auto"/>
                <w:right w:val="none" w:sz="0" w:space="0" w:color="auto"/>
              </w:divBdr>
            </w:div>
            <w:div w:id="1163859711">
              <w:marLeft w:val="0"/>
              <w:marRight w:val="0"/>
              <w:marTop w:val="0"/>
              <w:marBottom w:val="0"/>
              <w:divBdr>
                <w:top w:val="none" w:sz="0" w:space="0" w:color="auto"/>
                <w:left w:val="none" w:sz="0" w:space="0" w:color="auto"/>
                <w:bottom w:val="none" w:sz="0" w:space="0" w:color="auto"/>
                <w:right w:val="none" w:sz="0" w:space="0" w:color="auto"/>
              </w:divBdr>
            </w:div>
            <w:div w:id="826438984">
              <w:marLeft w:val="0"/>
              <w:marRight w:val="0"/>
              <w:marTop w:val="0"/>
              <w:marBottom w:val="0"/>
              <w:divBdr>
                <w:top w:val="none" w:sz="0" w:space="0" w:color="auto"/>
                <w:left w:val="none" w:sz="0" w:space="0" w:color="auto"/>
                <w:bottom w:val="none" w:sz="0" w:space="0" w:color="auto"/>
                <w:right w:val="none" w:sz="0" w:space="0" w:color="auto"/>
              </w:divBdr>
            </w:div>
            <w:div w:id="136996165">
              <w:marLeft w:val="0"/>
              <w:marRight w:val="0"/>
              <w:marTop w:val="0"/>
              <w:marBottom w:val="0"/>
              <w:divBdr>
                <w:top w:val="none" w:sz="0" w:space="0" w:color="auto"/>
                <w:left w:val="none" w:sz="0" w:space="0" w:color="auto"/>
                <w:bottom w:val="none" w:sz="0" w:space="0" w:color="auto"/>
                <w:right w:val="none" w:sz="0" w:space="0" w:color="auto"/>
              </w:divBdr>
            </w:div>
            <w:div w:id="510340444">
              <w:marLeft w:val="0"/>
              <w:marRight w:val="0"/>
              <w:marTop w:val="0"/>
              <w:marBottom w:val="0"/>
              <w:divBdr>
                <w:top w:val="none" w:sz="0" w:space="0" w:color="auto"/>
                <w:left w:val="none" w:sz="0" w:space="0" w:color="auto"/>
                <w:bottom w:val="none" w:sz="0" w:space="0" w:color="auto"/>
                <w:right w:val="none" w:sz="0" w:space="0" w:color="auto"/>
              </w:divBdr>
            </w:div>
            <w:div w:id="719785204">
              <w:marLeft w:val="0"/>
              <w:marRight w:val="0"/>
              <w:marTop w:val="0"/>
              <w:marBottom w:val="0"/>
              <w:divBdr>
                <w:top w:val="none" w:sz="0" w:space="0" w:color="auto"/>
                <w:left w:val="none" w:sz="0" w:space="0" w:color="auto"/>
                <w:bottom w:val="none" w:sz="0" w:space="0" w:color="auto"/>
                <w:right w:val="none" w:sz="0" w:space="0" w:color="auto"/>
              </w:divBdr>
            </w:div>
            <w:div w:id="167915812">
              <w:marLeft w:val="0"/>
              <w:marRight w:val="0"/>
              <w:marTop w:val="0"/>
              <w:marBottom w:val="0"/>
              <w:divBdr>
                <w:top w:val="none" w:sz="0" w:space="0" w:color="auto"/>
                <w:left w:val="none" w:sz="0" w:space="0" w:color="auto"/>
                <w:bottom w:val="none" w:sz="0" w:space="0" w:color="auto"/>
                <w:right w:val="none" w:sz="0" w:space="0" w:color="auto"/>
              </w:divBdr>
            </w:div>
            <w:div w:id="1262906923">
              <w:marLeft w:val="0"/>
              <w:marRight w:val="0"/>
              <w:marTop w:val="0"/>
              <w:marBottom w:val="0"/>
              <w:divBdr>
                <w:top w:val="none" w:sz="0" w:space="0" w:color="auto"/>
                <w:left w:val="none" w:sz="0" w:space="0" w:color="auto"/>
                <w:bottom w:val="none" w:sz="0" w:space="0" w:color="auto"/>
                <w:right w:val="none" w:sz="0" w:space="0" w:color="auto"/>
              </w:divBdr>
            </w:div>
            <w:div w:id="569198422">
              <w:marLeft w:val="0"/>
              <w:marRight w:val="0"/>
              <w:marTop w:val="0"/>
              <w:marBottom w:val="0"/>
              <w:divBdr>
                <w:top w:val="none" w:sz="0" w:space="0" w:color="auto"/>
                <w:left w:val="none" w:sz="0" w:space="0" w:color="auto"/>
                <w:bottom w:val="none" w:sz="0" w:space="0" w:color="auto"/>
                <w:right w:val="none" w:sz="0" w:space="0" w:color="auto"/>
              </w:divBdr>
            </w:div>
            <w:div w:id="1298411519">
              <w:marLeft w:val="0"/>
              <w:marRight w:val="0"/>
              <w:marTop w:val="0"/>
              <w:marBottom w:val="0"/>
              <w:divBdr>
                <w:top w:val="none" w:sz="0" w:space="0" w:color="auto"/>
                <w:left w:val="none" w:sz="0" w:space="0" w:color="auto"/>
                <w:bottom w:val="none" w:sz="0" w:space="0" w:color="auto"/>
                <w:right w:val="none" w:sz="0" w:space="0" w:color="auto"/>
              </w:divBdr>
            </w:div>
            <w:div w:id="1847674233">
              <w:marLeft w:val="0"/>
              <w:marRight w:val="0"/>
              <w:marTop w:val="0"/>
              <w:marBottom w:val="0"/>
              <w:divBdr>
                <w:top w:val="none" w:sz="0" w:space="0" w:color="auto"/>
                <w:left w:val="none" w:sz="0" w:space="0" w:color="auto"/>
                <w:bottom w:val="none" w:sz="0" w:space="0" w:color="auto"/>
                <w:right w:val="none" w:sz="0" w:space="0" w:color="auto"/>
              </w:divBdr>
            </w:div>
            <w:div w:id="1481314180">
              <w:marLeft w:val="0"/>
              <w:marRight w:val="0"/>
              <w:marTop w:val="0"/>
              <w:marBottom w:val="0"/>
              <w:divBdr>
                <w:top w:val="none" w:sz="0" w:space="0" w:color="auto"/>
                <w:left w:val="none" w:sz="0" w:space="0" w:color="auto"/>
                <w:bottom w:val="none" w:sz="0" w:space="0" w:color="auto"/>
                <w:right w:val="none" w:sz="0" w:space="0" w:color="auto"/>
              </w:divBdr>
            </w:div>
            <w:div w:id="942807626">
              <w:marLeft w:val="0"/>
              <w:marRight w:val="0"/>
              <w:marTop w:val="0"/>
              <w:marBottom w:val="0"/>
              <w:divBdr>
                <w:top w:val="none" w:sz="0" w:space="0" w:color="auto"/>
                <w:left w:val="none" w:sz="0" w:space="0" w:color="auto"/>
                <w:bottom w:val="none" w:sz="0" w:space="0" w:color="auto"/>
                <w:right w:val="none" w:sz="0" w:space="0" w:color="auto"/>
              </w:divBdr>
            </w:div>
            <w:div w:id="335888377">
              <w:marLeft w:val="0"/>
              <w:marRight w:val="0"/>
              <w:marTop w:val="0"/>
              <w:marBottom w:val="0"/>
              <w:divBdr>
                <w:top w:val="none" w:sz="0" w:space="0" w:color="auto"/>
                <w:left w:val="none" w:sz="0" w:space="0" w:color="auto"/>
                <w:bottom w:val="none" w:sz="0" w:space="0" w:color="auto"/>
                <w:right w:val="none" w:sz="0" w:space="0" w:color="auto"/>
              </w:divBdr>
            </w:div>
            <w:div w:id="1528372568">
              <w:marLeft w:val="0"/>
              <w:marRight w:val="0"/>
              <w:marTop w:val="0"/>
              <w:marBottom w:val="0"/>
              <w:divBdr>
                <w:top w:val="none" w:sz="0" w:space="0" w:color="auto"/>
                <w:left w:val="none" w:sz="0" w:space="0" w:color="auto"/>
                <w:bottom w:val="none" w:sz="0" w:space="0" w:color="auto"/>
                <w:right w:val="none" w:sz="0" w:space="0" w:color="auto"/>
              </w:divBdr>
            </w:div>
            <w:div w:id="1172069483">
              <w:marLeft w:val="0"/>
              <w:marRight w:val="0"/>
              <w:marTop w:val="0"/>
              <w:marBottom w:val="0"/>
              <w:divBdr>
                <w:top w:val="none" w:sz="0" w:space="0" w:color="auto"/>
                <w:left w:val="none" w:sz="0" w:space="0" w:color="auto"/>
                <w:bottom w:val="none" w:sz="0" w:space="0" w:color="auto"/>
                <w:right w:val="none" w:sz="0" w:space="0" w:color="auto"/>
              </w:divBdr>
            </w:div>
            <w:div w:id="142477536">
              <w:marLeft w:val="0"/>
              <w:marRight w:val="0"/>
              <w:marTop w:val="0"/>
              <w:marBottom w:val="0"/>
              <w:divBdr>
                <w:top w:val="none" w:sz="0" w:space="0" w:color="auto"/>
                <w:left w:val="none" w:sz="0" w:space="0" w:color="auto"/>
                <w:bottom w:val="none" w:sz="0" w:space="0" w:color="auto"/>
                <w:right w:val="none" w:sz="0" w:space="0" w:color="auto"/>
              </w:divBdr>
            </w:div>
            <w:div w:id="74980770">
              <w:marLeft w:val="0"/>
              <w:marRight w:val="0"/>
              <w:marTop w:val="0"/>
              <w:marBottom w:val="0"/>
              <w:divBdr>
                <w:top w:val="none" w:sz="0" w:space="0" w:color="auto"/>
                <w:left w:val="none" w:sz="0" w:space="0" w:color="auto"/>
                <w:bottom w:val="none" w:sz="0" w:space="0" w:color="auto"/>
                <w:right w:val="none" w:sz="0" w:space="0" w:color="auto"/>
              </w:divBdr>
            </w:div>
            <w:div w:id="1760910757">
              <w:marLeft w:val="0"/>
              <w:marRight w:val="0"/>
              <w:marTop w:val="0"/>
              <w:marBottom w:val="0"/>
              <w:divBdr>
                <w:top w:val="none" w:sz="0" w:space="0" w:color="auto"/>
                <w:left w:val="none" w:sz="0" w:space="0" w:color="auto"/>
                <w:bottom w:val="none" w:sz="0" w:space="0" w:color="auto"/>
                <w:right w:val="none" w:sz="0" w:space="0" w:color="auto"/>
              </w:divBdr>
            </w:div>
            <w:div w:id="739716634">
              <w:marLeft w:val="0"/>
              <w:marRight w:val="0"/>
              <w:marTop w:val="0"/>
              <w:marBottom w:val="0"/>
              <w:divBdr>
                <w:top w:val="none" w:sz="0" w:space="0" w:color="auto"/>
                <w:left w:val="none" w:sz="0" w:space="0" w:color="auto"/>
                <w:bottom w:val="none" w:sz="0" w:space="0" w:color="auto"/>
                <w:right w:val="none" w:sz="0" w:space="0" w:color="auto"/>
              </w:divBdr>
            </w:div>
            <w:div w:id="814445298">
              <w:marLeft w:val="0"/>
              <w:marRight w:val="0"/>
              <w:marTop w:val="0"/>
              <w:marBottom w:val="0"/>
              <w:divBdr>
                <w:top w:val="none" w:sz="0" w:space="0" w:color="auto"/>
                <w:left w:val="none" w:sz="0" w:space="0" w:color="auto"/>
                <w:bottom w:val="none" w:sz="0" w:space="0" w:color="auto"/>
                <w:right w:val="none" w:sz="0" w:space="0" w:color="auto"/>
              </w:divBdr>
            </w:div>
            <w:div w:id="1164275601">
              <w:marLeft w:val="0"/>
              <w:marRight w:val="0"/>
              <w:marTop w:val="0"/>
              <w:marBottom w:val="0"/>
              <w:divBdr>
                <w:top w:val="none" w:sz="0" w:space="0" w:color="auto"/>
                <w:left w:val="none" w:sz="0" w:space="0" w:color="auto"/>
                <w:bottom w:val="none" w:sz="0" w:space="0" w:color="auto"/>
                <w:right w:val="none" w:sz="0" w:space="0" w:color="auto"/>
              </w:divBdr>
            </w:div>
            <w:div w:id="809441323">
              <w:marLeft w:val="0"/>
              <w:marRight w:val="0"/>
              <w:marTop w:val="0"/>
              <w:marBottom w:val="0"/>
              <w:divBdr>
                <w:top w:val="none" w:sz="0" w:space="0" w:color="auto"/>
                <w:left w:val="none" w:sz="0" w:space="0" w:color="auto"/>
                <w:bottom w:val="none" w:sz="0" w:space="0" w:color="auto"/>
                <w:right w:val="none" w:sz="0" w:space="0" w:color="auto"/>
              </w:divBdr>
            </w:div>
            <w:div w:id="783580563">
              <w:marLeft w:val="0"/>
              <w:marRight w:val="0"/>
              <w:marTop w:val="0"/>
              <w:marBottom w:val="0"/>
              <w:divBdr>
                <w:top w:val="none" w:sz="0" w:space="0" w:color="auto"/>
                <w:left w:val="none" w:sz="0" w:space="0" w:color="auto"/>
                <w:bottom w:val="none" w:sz="0" w:space="0" w:color="auto"/>
                <w:right w:val="none" w:sz="0" w:space="0" w:color="auto"/>
              </w:divBdr>
            </w:div>
            <w:div w:id="472065470">
              <w:marLeft w:val="0"/>
              <w:marRight w:val="0"/>
              <w:marTop w:val="0"/>
              <w:marBottom w:val="0"/>
              <w:divBdr>
                <w:top w:val="none" w:sz="0" w:space="0" w:color="auto"/>
                <w:left w:val="none" w:sz="0" w:space="0" w:color="auto"/>
                <w:bottom w:val="none" w:sz="0" w:space="0" w:color="auto"/>
                <w:right w:val="none" w:sz="0" w:space="0" w:color="auto"/>
              </w:divBdr>
            </w:div>
            <w:div w:id="1797025952">
              <w:marLeft w:val="0"/>
              <w:marRight w:val="0"/>
              <w:marTop w:val="0"/>
              <w:marBottom w:val="0"/>
              <w:divBdr>
                <w:top w:val="none" w:sz="0" w:space="0" w:color="auto"/>
                <w:left w:val="none" w:sz="0" w:space="0" w:color="auto"/>
                <w:bottom w:val="none" w:sz="0" w:space="0" w:color="auto"/>
                <w:right w:val="none" w:sz="0" w:space="0" w:color="auto"/>
              </w:divBdr>
            </w:div>
            <w:div w:id="1708331185">
              <w:marLeft w:val="0"/>
              <w:marRight w:val="0"/>
              <w:marTop w:val="0"/>
              <w:marBottom w:val="0"/>
              <w:divBdr>
                <w:top w:val="none" w:sz="0" w:space="0" w:color="auto"/>
                <w:left w:val="none" w:sz="0" w:space="0" w:color="auto"/>
                <w:bottom w:val="none" w:sz="0" w:space="0" w:color="auto"/>
                <w:right w:val="none" w:sz="0" w:space="0" w:color="auto"/>
              </w:divBdr>
            </w:div>
            <w:div w:id="1441683475">
              <w:marLeft w:val="0"/>
              <w:marRight w:val="0"/>
              <w:marTop w:val="0"/>
              <w:marBottom w:val="0"/>
              <w:divBdr>
                <w:top w:val="none" w:sz="0" w:space="0" w:color="auto"/>
                <w:left w:val="none" w:sz="0" w:space="0" w:color="auto"/>
                <w:bottom w:val="none" w:sz="0" w:space="0" w:color="auto"/>
                <w:right w:val="none" w:sz="0" w:space="0" w:color="auto"/>
              </w:divBdr>
            </w:div>
            <w:div w:id="1968851234">
              <w:marLeft w:val="0"/>
              <w:marRight w:val="0"/>
              <w:marTop w:val="0"/>
              <w:marBottom w:val="0"/>
              <w:divBdr>
                <w:top w:val="none" w:sz="0" w:space="0" w:color="auto"/>
                <w:left w:val="none" w:sz="0" w:space="0" w:color="auto"/>
                <w:bottom w:val="none" w:sz="0" w:space="0" w:color="auto"/>
                <w:right w:val="none" w:sz="0" w:space="0" w:color="auto"/>
              </w:divBdr>
            </w:div>
            <w:div w:id="827944793">
              <w:marLeft w:val="0"/>
              <w:marRight w:val="0"/>
              <w:marTop w:val="0"/>
              <w:marBottom w:val="0"/>
              <w:divBdr>
                <w:top w:val="none" w:sz="0" w:space="0" w:color="auto"/>
                <w:left w:val="none" w:sz="0" w:space="0" w:color="auto"/>
                <w:bottom w:val="none" w:sz="0" w:space="0" w:color="auto"/>
                <w:right w:val="none" w:sz="0" w:space="0" w:color="auto"/>
              </w:divBdr>
            </w:div>
            <w:div w:id="1345088887">
              <w:marLeft w:val="0"/>
              <w:marRight w:val="0"/>
              <w:marTop w:val="0"/>
              <w:marBottom w:val="0"/>
              <w:divBdr>
                <w:top w:val="none" w:sz="0" w:space="0" w:color="auto"/>
                <w:left w:val="none" w:sz="0" w:space="0" w:color="auto"/>
                <w:bottom w:val="none" w:sz="0" w:space="0" w:color="auto"/>
                <w:right w:val="none" w:sz="0" w:space="0" w:color="auto"/>
              </w:divBdr>
            </w:div>
            <w:div w:id="252473633">
              <w:marLeft w:val="0"/>
              <w:marRight w:val="0"/>
              <w:marTop w:val="0"/>
              <w:marBottom w:val="0"/>
              <w:divBdr>
                <w:top w:val="none" w:sz="0" w:space="0" w:color="auto"/>
                <w:left w:val="none" w:sz="0" w:space="0" w:color="auto"/>
                <w:bottom w:val="none" w:sz="0" w:space="0" w:color="auto"/>
                <w:right w:val="none" w:sz="0" w:space="0" w:color="auto"/>
              </w:divBdr>
            </w:div>
            <w:div w:id="853375649">
              <w:marLeft w:val="0"/>
              <w:marRight w:val="0"/>
              <w:marTop w:val="0"/>
              <w:marBottom w:val="0"/>
              <w:divBdr>
                <w:top w:val="none" w:sz="0" w:space="0" w:color="auto"/>
                <w:left w:val="none" w:sz="0" w:space="0" w:color="auto"/>
                <w:bottom w:val="none" w:sz="0" w:space="0" w:color="auto"/>
                <w:right w:val="none" w:sz="0" w:space="0" w:color="auto"/>
              </w:divBdr>
            </w:div>
            <w:div w:id="220869438">
              <w:marLeft w:val="0"/>
              <w:marRight w:val="0"/>
              <w:marTop w:val="0"/>
              <w:marBottom w:val="0"/>
              <w:divBdr>
                <w:top w:val="none" w:sz="0" w:space="0" w:color="auto"/>
                <w:left w:val="none" w:sz="0" w:space="0" w:color="auto"/>
                <w:bottom w:val="none" w:sz="0" w:space="0" w:color="auto"/>
                <w:right w:val="none" w:sz="0" w:space="0" w:color="auto"/>
              </w:divBdr>
            </w:div>
            <w:div w:id="1845435483">
              <w:marLeft w:val="0"/>
              <w:marRight w:val="0"/>
              <w:marTop w:val="0"/>
              <w:marBottom w:val="0"/>
              <w:divBdr>
                <w:top w:val="none" w:sz="0" w:space="0" w:color="auto"/>
                <w:left w:val="none" w:sz="0" w:space="0" w:color="auto"/>
                <w:bottom w:val="none" w:sz="0" w:space="0" w:color="auto"/>
                <w:right w:val="none" w:sz="0" w:space="0" w:color="auto"/>
              </w:divBdr>
            </w:div>
            <w:div w:id="1291744040">
              <w:marLeft w:val="0"/>
              <w:marRight w:val="0"/>
              <w:marTop w:val="0"/>
              <w:marBottom w:val="0"/>
              <w:divBdr>
                <w:top w:val="none" w:sz="0" w:space="0" w:color="auto"/>
                <w:left w:val="none" w:sz="0" w:space="0" w:color="auto"/>
                <w:bottom w:val="none" w:sz="0" w:space="0" w:color="auto"/>
                <w:right w:val="none" w:sz="0" w:space="0" w:color="auto"/>
              </w:divBdr>
            </w:div>
            <w:div w:id="1594514817">
              <w:marLeft w:val="0"/>
              <w:marRight w:val="0"/>
              <w:marTop w:val="0"/>
              <w:marBottom w:val="0"/>
              <w:divBdr>
                <w:top w:val="none" w:sz="0" w:space="0" w:color="auto"/>
                <w:left w:val="none" w:sz="0" w:space="0" w:color="auto"/>
                <w:bottom w:val="none" w:sz="0" w:space="0" w:color="auto"/>
                <w:right w:val="none" w:sz="0" w:space="0" w:color="auto"/>
              </w:divBdr>
            </w:div>
            <w:div w:id="961232528">
              <w:marLeft w:val="0"/>
              <w:marRight w:val="0"/>
              <w:marTop w:val="0"/>
              <w:marBottom w:val="0"/>
              <w:divBdr>
                <w:top w:val="none" w:sz="0" w:space="0" w:color="auto"/>
                <w:left w:val="none" w:sz="0" w:space="0" w:color="auto"/>
                <w:bottom w:val="none" w:sz="0" w:space="0" w:color="auto"/>
                <w:right w:val="none" w:sz="0" w:space="0" w:color="auto"/>
              </w:divBdr>
            </w:div>
            <w:div w:id="637762265">
              <w:marLeft w:val="0"/>
              <w:marRight w:val="0"/>
              <w:marTop w:val="0"/>
              <w:marBottom w:val="0"/>
              <w:divBdr>
                <w:top w:val="none" w:sz="0" w:space="0" w:color="auto"/>
                <w:left w:val="none" w:sz="0" w:space="0" w:color="auto"/>
                <w:bottom w:val="none" w:sz="0" w:space="0" w:color="auto"/>
                <w:right w:val="none" w:sz="0" w:space="0" w:color="auto"/>
              </w:divBdr>
            </w:div>
            <w:div w:id="257297824">
              <w:marLeft w:val="0"/>
              <w:marRight w:val="0"/>
              <w:marTop w:val="0"/>
              <w:marBottom w:val="0"/>
              <w:divBdr>
                <w:top w:val="none" w:sz="0" w:space="0" w:color="auto"/>
                <w:left w:val="none" w:sz="0" w:space="0" w:color="auto"/>
                <w:bottom w:val="none" w:sz="0" w:space="0" w:color="auto"/>
                <w:right w:val="none" w:sz="0" w:space="0" w:color="auto"/>
              </w:divBdr>
            </w:div>
            <w:div w:id="963463235">
              <w:marLeft w:val="0"/>
              <w:marRight w:val="0"/>
              <w:marTop w:val="0"/>
              <w:marBottom w:val="0"/>
              <w:divBdr>
                <w:top w:val="none" w:sz="0" w:space="0" w:color="auto"/>
                <w:left w:val="none" w:sz="0" w:space="0" w:color="auto"/>
                <w:bottom w:val="none" w:sz="0" w:space="0" w:color="auto"/>
                <w:right w:val="none" w:sz="0" w:space="0" w:color="auto"/>
              </w:divBdr>
            </w:div>
            <w:div w:id="1406296528">
              <w:marLeft w:val="0"/>
              <w:marRight w:val="0"/>
              <w:marTop w:val="0"/>
              <w:marBottom w:val="0"/>
              <w:divBdr>
                <w:top w:val="none" w:sz="0" w:space="0" w:color="auto"/>
                <w:left w:val="none" w:sz="0" w:space="0" w:color="auto"/>
                <w:bottom w:val="none" w:sz="0" w:space="0" w:color="auto"/>
                <w:right w:val="none" w:sz="0" w:space="0" w:color="auto"/>
              </w:divBdr>
            </w:div>
            <w:div w:id="204563386">
              <w:marLeft w:val="0"/>
              <w:marRight w:val="0"/>
              <w:marTop w:val="0"/>
              <w:marBottom w:val="0"/>
              <w:divBdr>
                <w:top w:val="none" w:sz="0" w:space="0" w:color="auto"/>
                <w:left w:val="none" w:sz="0" w:space="0" w:color="auto"/>
                <w:bottom w:val="none" w:sz="0" w:space="0" w:color="auto"/>
                <w:right w:val="none" w:sz="0" w:space="0" w:color="auto"/>
              </w:divBdr>
            </w:div>
            <w:div w:id="88889749">
              <w:marLeft w:val="0"/>
              <w:marRight w:val="0"/>
              <w:marTop w:val="0"/>
              <w:marBottom w:val="0"/>
              <w:divBdr>
                <w:top w:val="none" w:sz="0" w:space="0" w:color="auto"/>
                <w:left w:val="none" w:sz="0" w:space="0" w:color="auto"/>
                <w:bottom w:val="none" w:sz="0" w:space="0" w:color="auto"/>
                <w:right w:val="none" w:sz="0" w:space="0" w:color="auto"/>
              </w:divBdr>
            </w:div>
            <w:div w:id="1274481955">
              <w:marLeft w:val="0"/>
              <w:marRight w:val="0"/>
              <w:marTop w:val="0"/>
              <w:marBottom w:val="0"/>
              <w:divBdr>
                <w:top w:val="none" w:sz="0" w:space="0" w:color="auto"/>
                <w:left w:val="none" w:sz="0" w:space="0" w:color="auto"/>
                <w:bottom w:val="none" w:sz="0" w:space="0" w:color="auto"/>
                <w:right w:val="none" w:sz="0" w:space="0" w:color="auto"/>
              </w:divBdr>
            </w:div>
            <w:div w:id="1946574579">
              <w:marLeft w:val="0"/>
              <w:marRight w:val="0"/>
              <w:marTop w:val="0"/>
              <w:marBottom w:val="0"/>
              <w:divBdr>
                <w:top w:val="none" w:sz="0" w:space="0" w:color="auto"/>
                <w:left w:val="none" w:sz="0" w:space="0" w:color="auto"/>
                <w:bottom w:val="none" w:sz="0" w:space="0" w:color="auto"/>
                <w:right w:val="none" w:sz="0" w:space="0" w:color="auto"/>
              </w:divBdr>
            </w:div>
            <w:div w:id="710303983">
              <w:marLeft w:val="0"/>
              <w:marRight w:val="0"/>
              <w:marTop w:val="0"/>
              <w:marBottom w:val="0"/>
              <w:divBdr>
                <w:top w:val="none" w:sz="0" w:space="0" w:color="auto"/>
                <w:left w:val="none" w:sz="0" w:space="0" w:color="auto"/>
                <w:bottom w:val="none" w:sz="0" w:space="0" w:color="auto"/>
                <w:right w:val="none" w:sz="0" w:space="0" w:color="auto"/>
              </w:divBdr>
            </w:div>
            <w:div w:id="1625035932">
              <w:marLeft w:val="0"/>
              <w:marRight w:val="0"/>
              <w:marTop w:val="0"/>
              <w:marBottom w:val="0"/>
              <w:divBdr>
                <w:top w:val="none" w:sz="0" w:space="0" w:color="auto"/>
                <w:left w:val="none" w:sz="0" w:space="0" w:color="auto"/>
                <w:bottom w:val="none" w:sz="0" w:space="0" w:color="auto"/>
                <w:right w:val="none" w:sz="0" w:space="0" w:color="auto"/>
              </w:divBdr>
            </w:div>
            <w:div w:id="942106942">
              <w:marLeft w:val="0"/>
              <w:marRight w:val="0"/>
              <w:marTop w:val="0"/>
              <w:marBottom w:val="0"/>
              <w:divBdr>
                <w:top w:val="none" w:sz="0" w:space="0" w:color="auto"/>
                <w:left w:val="none" w:sz="0" w:space="0" w:color="auto"/>
                <w:bottom w:val="none" w:sz="0" w:space="0" w:color="auto"/>
                <w:right w:val="none" w:sz="0" w:space="0" w:color="auto"/>
              </w:divBdr>
            </w:div>
            <w:div w:id="654258509">
              <w:marLeft w:val="0"/>
              <w:marRight w:val="0"/>
              <w:marTop w:val="0"/>
              <w:marBottom w:val="0"/>
              <w:divBdr>
                <w:top w:val="none" w:sz="0" w:space="0" w:color="auto"/>
                <w:left w:val="none" w:sz="0" w:space="0" w:color="auto"/>
                <w:bottom w:val="none" w:sz="0" w:space="0" w:color="auto"/>
                <w:right w:val="none" w:sz="0" w:space="0" w:color="auto"/>
              </w:divBdr>
            </w:div>
            <w:div w:id="1738241980">
              <w:marLeft w:val="0"/>
              <w:marRight w:val="0"/>
              <w:marTop w:val="0"/>
              <w:marBottom w:val="0"/>
              <w:divBdr>
                <w:top w:val="none" w:sz="0" w:space="0" w:color="auto"/>
                <w:left w:val="none" w:sz="0" w:space="0" w:color="auto"/>
                <w:bottom w:val="none" w:sz="0" w:space="0" w:color="auto"/>
                <w:right w:val="none" w:sz="0" w:space="0" w:color="auto"/>
              </w:divBdr>
            </w:div>
            <w:div w:id="265238180">
              <w:marLeft w:val="0"/>
              <w:marRight w:val="0"/>
              <w:marTop w:val="0"/>
              <w:marBottom w:val="0"/>
              <w:divBdr>
                <w:top w:val="none" w:sz="0" w:space="0" w:color="auto"/>
                <w:left w:val="none" w:sz="0" w:space="0" w:color="auto"/>
                <w:bottom w:val="none" w:sz="0" w:space="0" w:color="auto"/>
                <w:right w:val="none" w:sz="0" w:space="0" w:color="auto"/>
              </w:divBdr>
            </w:div>
            <w:div w:id="1279800681">
              <w:marLeft w:val="0"/>
              <w:marRight w:val="0"/>
              <w:marTop w:val="0"/>
              <w:marBottom w:val="0"/>
              <w:divBdr>
                <w:top w:val="none" w:sz="0" w:space="0" w:color="auto"/>
                <w:left w:val="none" w:sz="0" w:space="0" w:color="auto"/>
                <w:bottom w:val="none" w:sz="0" w:space="0" w:color="auto"/>
                <w:right w:val="none" w:sz="0" w:space="0" w:color="auto"/>
              </w:divBdr>
            </w:div>
            <w:div w:id="246814546">
              <w:marLeft w:val="0"/>
              <w:marRight w:val="0"/>
              <w:marTop w:val="0"/>
              <w:marBottom w:val="0"/>
              <w:divBdr>
                <w:top w:val="none" w:sz="0" w:space="0" w:color="auto"/>
                <w:left w:val="none" w:sz="0" w:space="0" w:color="auto"/>
                <w:bottom w:val="none" w:sz="0" w:space="0" w:color="auto"/>
                <w:right w:val="none" w:sz="0" w:space="0" w:color="auto"/>
              </w:divBdr>
            </w:div>
            <w:div w:id="754397100">
              <w:marLeft w:val="0"/>
              <w:marRight w:val="0"/>
              <w:marTop w:val="0"/>
              <w:marBottom w:val="0"/>
              <w:divBdr>
                <w:top w:val="none" w:sz="0" w:space="0" w:color="auto"/>
                <w:left w:val="none" w:sz="0" w:space="0" w:color="auto"/>
                <w:bottom w:val="none" w:sz="0" w:space="0" w:color="auto"/>
                <w:right w:val="none" w:sz="0" w:space="0" w:color="auto"/>
              </w:divBdr>
            </w:div>
            <w:div w:id="1991980120">
              <w:marLeft w:val="0"/>
              <w:marRight w:val="0"/>
              <w:marTop w:val="0"/>
              <w:marBottom w:val="0"/>
              <w:divBdr>
                <w:top w:val="none" w:sz="0" w:space="0" w:color="auto"/>
                <w:left w:val="none" w:sz="0" w:space="0" w:color="auto"/>
                <w:bottom w:val="none" w:sz="0" w:space="0" w:color="auto"/>
                <w:right w:val="none" w:sz="0" w:space="0" w:color="auto"/>
              </w:divBdr>
            </w:div>
            <w:div w:id="999774463">
              <w:marLeft w:val="0"/>
              <w:marRight w:val="0"/>
              <w:marTop w:val="0"/>
              <w:marBottom w:val="0"/>
              <w:divBdr>
                <w:top w:val="none" w:sz="0" w:space="0" w:color="auto"/>
                <w:left w:val="none" w:sz="0" w:space="0" w:color="auto"/>
                <w:bottom w:val="none" w:sz="0" w:space="0" w:color="auto"/>
                <w:right w:val="none" w:sz="0" w:space="0" w:color="auto"/>
              </w:divBdr>
            </w:div>
            <w:div w:id="1259633687">
              <w:marLeft w:val="0"/>
              <w:marRight w:val="0"/>
              <w:marTop w:val="0"/>
              <w:marBottom w:val="0"/>
              <w:divBdr>
                <w:top w:val="none" w:sz="0" w:space="0" w:color="auto"/>
                <w:left w:val="none" w:sz="0" w:space="0" w:color="auto"/>
                <w:bottom w:val="none" w:sz="0" w:space="0" w:color="auto"/>
                <w:right w:val="none" w:sz="0" w:space="0" w:color="auto"/>
              </w:divBdr>
            </w:div>
            <w:div w:id="486749312">
              <w:marLeft w:val="0"/>
              <w:marRight w:val="0"/>
              <w:marTop w:val="0"/>
              <w:marBottom w:val="0"/>
              <w:divBdr>
                <w:top w:val="none" w:sz="0" w:space="0" w:color="auto"/>
                <w:left w:val="none" w:sz="0" w:space="0" w:color="auto"/>
                <w:bottom w:val="none" w:sz="0" w:space="0" w:color="auto"/>
                <w:right w:val="none" w:sz="0" w:space="0" w:color="auto"/>
              </w:divBdr>
            </w:div>
            <w:div w:id="409352256">
              <w:marLeft w:val="0"/>
              <w:marRight w:val="0"/>
              <w:marTop w:val="0"/>
              <w:marBottom w:val="0"/>
              <w:divBdr>
                <w:top w:val="none" w:sz="0" w:space="0" w:color="auto"/>
                <w:left w:val="none" w:sz="0" w:space="0" w:color="auto"/>
                <w:bottom w:val="none" w:sz="0" w:space="0" w:color="auto"/>
                <w:right w:val="none" w:sz="0" w:space="0" w:color="auto"/>
              </w:divBdr>
            </w:div>
            <w:div w:id="163977481">
              <w:marLeft w:val="0"/>
              <w:marRight w:val="0"/>
              <w:marTop w:val="0"/>
              <w:marBottom w:val="0"/>
              <w:divBdr>
                <w:top w:val="none" w:sz="0" w:space="0" w:color="auto"/>
                <w:left w:val="none" w:sz="0" w:space="0" w:color="auto"/>
                <w:bottom w:val="none" w:sz="0" w:space="0" w:color="auto"/>
                <w:right w:val="none" w:sz="0" w:space="0" w:color="auto"/>
              </w:divBdr>
            </w:div>
            <w:div w:id="259292187">
              <w:marLeft w:val="0"/>
              <w:marRight w:val="0"/>
              <w:marTop w:val="0"/>
              <w:marBottom w:val="0"/>
              <w:divBdr>
                <w:top w:val="none" w:sz="0" w:space="0" w:color="auto"/>
                <w:left w:val="none" w:sz="0" w:space="0" w:color="auto"/>
                <w:bottom w:val="none" w:sz="0" w:space="0" w:color="auto"/>
                <w:right w:val="none" w:sz="0" w:space="0" w:color="auto"/>
              </w:divBdr>
            </w:div>
            <w:div w:id="942807786">
              <w:marLeft w:val="0"/>
              <w:marRight w:val="0"/>
              <w:marTop w:val="0"/>
              <w:marBottom w:val="0"/>
              <w:divBdr>
                <w:top w:val="none" w:sz="0" w:space="0" w:color="auto"/>
                <w:left w:val="none" w:sz="0" w:space="0" w:color="auto"/>
                <w:bottom w:val="none" w:sz="0" w:space="0" w:color="auto"/>
                <w:right w:val="none" w:sz="0" w:space="0" w:color="auto"/>
              </w:divBdr>
            </w:div>
            <w:div w:id="280844551">
              <w:marLeft w:val="0"/>
              <w:marRight w:val="0"/>
              <w:marTop w:val="0"/>
              <w:marBottom w:val="0"/>
              <w:divBdr>
                <w:top w:val="none" w:sz="0" w:space="0" w:color="auto"/>
                <w:left w:val="none" w:sz="0" w:space="0" w:color="auto"/>
                <w:bottom w:val="none" w:sz="0" w:space="0" w:color="auto"/>
                <w:right w:val="none" w:sz="0" w:space="0" w:color="auto"/>
              </w:divBdr>
            </w:div>
            <w:div w:id="41253103">
              <w:marLeft w:val="0"/>
              <w:marRight w:val="0"/>
              <w:marTop w:val="0"/>
              <w:marBottom w:val="0"/>
              <w:divBdr>
                <w:top w:val="none" w:sz="0" w:space="0" w:color="auto"/>
                <w:left w:val="none" w:sz="0" w:space="0" w:color="auto"/>
                <w:bottom w:val="none" w:sz="0" w:space="0" w:color="auto"/>
                <w:right w:val="none" w:sz="0" w:space="0" w:color="auto"/>
              </w:divBdr>
            </w:div>
            <w:div w:id="410591862">
              <w:marLeft w:val="0"/>
              <w:marRight w:val="0"/>
              <w:marTop w:val="0"/>
              <w:marBottom w:val="0"/>
              <w:divBdr>
                <w:top w:val="none" w:sz="0" w:space="0" w:color="auto"/>
                <w:left w:val="none" w:sz="0" w:space="0" w:color="auto"/>
                <w:bottom w:val="none" w:sz="0" w:space="0" w:color="auto"/>
                <w:right w:val="none" w:sz="0" w:space="0" w:color="auto"/>
              </w:divBdr>
            </w:div>
            <w:div w:id="673191099">
              <w:marLeft w:val="0"/>
              <w:marRight w:val="0"/>
              <w:marTop w:val="0"/>
              <w:marBottom w:val="0"/>
              <w:divBdr>
                <w:top w:val="none" w:sz="0" w:space="0" w:color="auto"/>
                <w:left w:val="none" w:sz="0" w:space="0" w:color="auto"/>
                <w:bottom w:val="none" w:sz="0" w:space="0" w:color="auto"/>
                <w:right w:val="none" w:sz="0" w:space="0" w:color="auto"/>
              </w:divBdr>
            </w:div>
            <w:div w:id="1616209160">
              <w:marLeft w:val="0"/>
              <w:marRight w:val="0"/>
              <w:marTop w:val="0"/>
              <w:marBottom w:val="0"/>
              <w:divBdr>
                <w:top w:val="none" w:sz="0" w:space="0" w:color="auto"/>
                <w:left w:val="none" w:sz="0" w:space="0" w:color="auto"/>
                <w:bottom w:val="none" w:sz="0" w:space="0" w:color="auto"/>
                <w:right w:val="none" w:sz="0" w:space="0" w:color="auto"/>
              </w:divBdr>
            </w:div>
            <w:div w:id="2045710517">
              <w:marLeft w:val="0"/>
              <w:marRight w:val="0"/>
              <w:marTop w:val="0"/>
              <w:marBottom w:val="0"/>
              <w:divBdr>
                <w:top w:val="none" w:sz="0" w:space="0" w:color="auto"/>
                <w:left w:val="none" w:sz="0" w:space="0" w:color="auto"/>
                <w:bottom w:val="none" w:sz="0" w:space="0" w:color="auto"/>
                <w:right w:val="none" w:sz="0" w:space="0" w:color="auto"/>
              </w:divBdr>
            </w:div>
            <w:div w:id="19849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0950">
      <w:bodyDiv w:val="1"/>
      <w:marLeft w:val="0"/>
      <w:marRight w:val="0"/>
      <w:marTop w:val="0"/>
      <w:marBottom w:val="0"/>
      <w:divBdr>
        <w:top w:val="none" w:sz="0" w:space="0" w:color="auto"/>
        <w:left w:val="none" w:sz="0" w:space="0" w:color="auto"/>
        <w:bottom w:val="none" w:sz="0" w:space="0" w:color="auto"/>
        <w:right w:val="none" w:sz="0" w:space="0" w:color="auto"/>
      </w:divBdr>
    </w:div>
    <w:div w:id="2048945020">
      <w:bodyDiv w:val="1"/>
      <w:marLeft w:val="0"/>
      <w:marRight w:val="0"/>
      <w:marTop w:val="0"/>
      <w:marBottom w:val="0"/>
      <w:divBdr>
        <w:top w:val="none" w:sz="0" w:space="0" w:color="auto"/>
        <w:left w:val="none" w:sz="0" w:space="0" w:color="auto"/>
        <w:bottom w:val="none" w:sz="0" w:space="0" w:color="auto"/>
        <w:right w:val="none" w:sz="0" w:space="0" w:color="auto"/>
      </w:divBdr>
    </w:div>
    <w:div w:id="2061052400">
      <w:bodyDiv w:val="1"/>
      <w:marLeft w:val="0"/>
      <w:marRight w:val="0"/>
      <w:marTop w:val="0"/>
      <w:marBottom w:val="0"/>
      <w:divBdr>
        <w:top w:val="none" w:sz="0" w:space="0" w:color="auto"/>
        <w:left w:val="none" w:sz="0" w:space="0" w:color="auto"/>
        <w:bottom w:val="none" w:sz="0" w:space="0" w:color="auto"/>
        <w:right w:val="none" w:sz="0" w:space="0" w:color="auto"/>
      </w:divBdr>
    </w:div>
    <w:div w:id="2061244187">
      <w:bodyDiv w:val="1"/>
      <w:marLeft w:val="0"/>
      <w:marRight w:val="0"/>
      <w:marTop w:val="0"/>
      <w:marBottom w:val="0"/>
      <w:divBdr>
        <w:top w:val="none" w:sz="0" w:space="0" w:color="auto"/>
        <w:left w:val="none" w:sz="0" w:space="0" w:color="auto"/>
        <w:bottom w:val="none" w:sz="0" w:space="0" w:color="auto"/>
        <w:right w:val="none" w:sz="0" w:space="0" w:color="auto"/>
      </w:divBdr>
      <w:divsChild>
        <w:div w:id="366487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098447">
      <w:bodyDiv w:val="1"/>
      <w:marLeft w:val="0"/>
      <w:marRight w:val="0"/>
      <w:marTop w:val="0"/>
      <w:marBottom w:val="0"/>
      <w:divBdr>
        <w:top w:val="none" w:sz="0" w:space="0" w:color="auto"/>
        <w:left w:val="none" w:sz="0" w:space="0" w:color="auto"/>
        <w:bottom w:val="none" w:sz="0" w:space="0" w:color="auto"/>
        <w:right w:val="none" w:sz="0" w:space="0" w:color="auto"/>
      </w:divBdr>
      <w:divsChild>
        <w:div w:id="1153637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oxfordhb/9780199281251.013.0020" TargetMode="External"/><Relationship Id="rId21" Type="http://schemas.openxmlformats.org/officeDocument/2006/relationships/hyperlink" Target="https://doi.org/10.1017/CBO9780511619427.003" TargetMode="External"/><Relationship Id="rId42" Type="http://schemas.openxmlformats.org/officeDocument/2006/relationships/hyperlink" Target="https://doi.org/10.1075/japc.00089.faq" TargetMode="External"/><Relationship Id="rId47" Type="http://schemas.openxmlformats.org/officeDocument/2006/relationships/hyperlink" Target="https://ling.auf.net/lingbuzz/008859" TargetMode="External"/><Relationship Id="rId63" Type="http://schemas.openxmlformats.org/officeDocument/2006/relationships/hyperlink" Target="https://www.qgis.org" TargetMode="External"/><Relationship Id="rId68" Type="http://schemas.openxmlformats.org/officeDocument/2006/relationships/hyperlink" Target="https://www.degruyterbrill.com/document/doi/10.1075/slcs.94.06sin/html" TargetMode="External"/><Relationship Id="rId16" Type="http://schemas.openxmlformats.org/officeDocument/2006/relationships/image" Target="media/image5.emf"/><Relationship Id="rId11" Type="http://schemas.microsoft.com/office/2018/08/relationships/commentsExtensible" Target="commentsExtensible.xml"/><Relationship Id="rId24" Type="http://schemas.openxmlformats.org/officeDocument/2006/relationships/hyperlink" Target="https://cran.r-project.org/web/packages/lme4/index.html" TargetMode="External"/><Relationship Id="rId32" Type="http://schemas.openxmlformats.org/officeDocument/2006/relationships/hyperlink" Target="https://doi.org/10.1371/journal.pone.0300838" TargetMode="External"/><Relationship Id="rId37" Type="http://schemas.openxmlformats.org/officeDocument/2006/relationships/hyperlink" Target="https://doi.org/10.1515/jsall-2014-0004" TargetMode="External"/><Relationship Id="rId40" Type="http://schemas.openxmlformats.org/officeDocument/2006/relationships/hyperlink" Target="https://doi.org/10.55454/rcsas.4.08.2024.005" TargetMode="External"/><Relationship Id="rId45" Type="http://schemas.openxmlformats.org/officeDocument/2006/relationships/hyperlink" Target="https://doi.org/10.5281/zenodo.14006617" TargetMode="External"/><Relationship Id="rId53" Type="http://schemas.openxmlformats.org/officeDocument/2006/relationships/hyperlink" Target="https://cran.r-project.org/web/packages/lmerTest/index.html" TargetMode="External"/><Relationship Id="rId58" Type="http://schemas.openxmlformats.org/officeDocument/2006/relationships/hyperlink" Target="https://doi.org/10.1098/rstb.2011.0216" TargetMode="External"/><Relationship Id="rId66" Type="http://schemas.openxmlformats.org/officeDocument/2006/relationships/hyperlink" Target="https://doi.org/10.1515/lingvan-2021-0011"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brill.com/edcollbook/title/61878" TargetMode="Externa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hyperlink" Target="https://doi.org/10.1093/oxfordhb/9780199281251.013.0007" TargetMode="External"/><Relationship Id="rId27" Type="http://schemas.openxmlformats.org/officeDocument/2006/relationships/hyperlink" Target="https://doi.org/10.1093/oxfordhb/9780199206476.013.0021" TargetMode="External"/><Relationship Id="rId30" Type="http://schemas.openxmlformats.org/officeDocument/2006/relationships/hyperlink" Target="https://doi.org/10.1073/pnas.2504483122" TargetMode="External"/><Relationship Id="rId35" Type="http://schemas.openxmlformats.org/officeDocument/2006/relationships/hyperlink" Target="https://doi.org/10.1017/9789382264521" TargetMode="External"/><Relationship Id="rId43" Type="http://schemas.openxmlformats.org/officeDocument/2006/relationships/hyperlink" Target="https://doi.org/10.3389/fpsyg.2019.02275" TargetMode="External"/><Relationship Id="rId48" Type="http://schemas.openxmlformats.org/officeDocument/2006/relationships/hyperlink" Target="https://doi.org/10.1038/s41467-019-09842-2" TargetMode="External"/><Relationship Id="rId56" Type="http://schemas.openxmlformats.org/officeDocument/2006/relationships/hyperlink" Target="https://www.degruyterbrill.com/document/doi/10.1075/slcs.94.04mie/html" TargetMode="External"/><Relationship Id="rId64" Type="http://schemas.openxmlformats.org/officeDocument/2006/relationships/hyperlink" Target="https://www.R-project.org" TargetMode="External"/><Relationship Id="rId69" Type="http://schemas.openxmlformats.org/officeDocument/2006/relationships/hyperlink" Target="https://doi.org/10.1371/journal.pone.0245522" TargetMode="External"/><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5070/H91151002" TargetMode="External"/><Relationship Id="rId72" Type="http://schemas.openxmlformats.org/officeDocument/2006/relationships/hyperlink" Target="https://doi.org/10.1016/j.lingua.2005.05.005"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hyperlink" Target="https://doi.org/10.1163/22105832-13030105" TargetMode="External"/><Relationship Id="rId33" Type="http://schemas.openxmlformats.org/officeDocument/2006/relationships/hyperlink" Target="https://www.proquest.com/docview/2462470108/abstract/2337A142CB424FB7PQ/1" TargetMode="External"/><Relationship Id="rId38" Type="http://schemas.openxmlformats.org/officeDocument/2006/relationships/hyperlink" Target="https://doi.org/10.1349/PS1.1537-0852.A.463" TargetMode="External"/><Relationship Id="rId46" Type="http://schemas.openxmlformats.org/officeDocument/2006/relationships/hyperlink" Target="https://doi.org/10.1515/LITY.2011.035" TargetMode="External"/><Relationship Id="rId59" Type="http://schemas.openxmlformats.org/officeDocument/2006/relationships/hyperlink" Target="https://doi.org/10.1515/9783110312027.38" TargetMode="External"/><Relationship Id="rId67" Type="http://schemas.openxmlformats.org/officeDocument/2006/relationships/hyperlink" Target="https://doi.org/10.1126/sciadv.adf7704" TargetMode="External"/><Relationship Id="rId20" Type="http://schemas.openxmlformats.org/officeDocument/2006/relationships/image" Target="media/image9.emf"/><Relationship Id="rId41" Type="http://schemas.openxmlformats.org/officeDocument/2006/relationships/hyperlink" Target="https://doi.org/10.1515/9783110310832.11" TargetMode="External"/><Relationship Id="rId54" Type="http://schemas.openxmlformats.org/officeDocument/2006/relationships/hyperlink" Target="https://doi.org/10.32655/LTBA.17.1.02" TargetMode="External"/><Relationship Id="rId62" Type="http://schemas.openxmlformats.org/officeDocument/2006/relationships/hyperlink" Target="https://doi.org/10.4324/9781315399508" TargetMode="External"/><Relationship Id="rId70" Type="http://schemas.openxmlformats.org/officeDocument/2006/relationships/hyperlink" Target="https://doi.org/10.1515/tl-2019-0012"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155/2019/1323419" TargetMode="External"/><Relationship Id="rId28" Type="http://schemas.openxmlformats.org/officeDocument/2006/relationships/hyperlink" Target="https://doi.org/10.1177/0049124185013004004" TargetMode="External"/><Relationship Id="rId36" Type="http://schemas.openxmlformats.org/officeDocument/2006/relationships/hyperlink" Target="https://doi.org/10.1515/9783110310832.41" TargetMode="External"/><Relationship Id="rId49" Type="http://schemas.openxmlformats.org/officeDocument/2006/relationships/hyperlink" Target="http://archive.org/details/in.ernet.dli.2015.81454" TargetMode="External"/><Relationship Id="rId57" Type="http://schemas.openxmlformats.org/officeDocument/2006/relationships/hyperlink" Target="https://doi.org/10.5281/ZENODO.13319191" TargetMode="External"/><Relationship Id="rId10" Type="http://schemas.microsoft.com/office/2016/09/relationships/commentsIds" Target="commentsIds.xml"/><Relationship Id="rId31" Type="http://schemas.openxmlformats.org/officeDocument/2006/relationships/hyperlink" Target="https://doi.org/10.3998/spobooks.bbv9808.0001.001" TargetMode="External"/><Relationship Id="rId44" Type="http://schemas.openxmlformats.org/officeDocument/2006/relationships/hyperlink" Target="https://doi.org/10.1109/TGRS.2010.2053546" TargetMode="External"/><Relationship Id="rId52" Type="http://schemas.openxmlformats.org/officeDocument/2006/relationships/hyperlink" Target="https://doi.org/10.1098/rsos.181274" TargetMode="External"/><Relationship Id="rId60" Type="http://schemas.openxmlformats.org/officeDocument/2006/relationships/hyperlink" Target="https://doi.org/10.5069/G9445JDF" TargetMode="External"/><Relationship Id="rId65" Type="http://schemas.openxmlformats.org/officeDocument/2006/relationships/hyperlink" Target="https://doi.org/10.1038/s41598-024-51542-5" TargetMode="External"/><Relationship Id="rId73"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hyperlink" Target="https://doi.org/10.1017/S0041977X23000162" TargetMode="External"/><Relationship Id="rId34" Type="http://schemas.openxmlformats.org/officeDocument/2006/relationships/hyperlink" Target="https://doi.org/10.5070/H99123042" TargetMode="External"/><Relationship Id="rId50" Type="http://schemas.openxmlformats.org/officeDocument/2006/relationships/hyperlink" Target="https://www.proquest.com/docview/1535090744/abstract/EB991E2644FB4E91PQ/1" TargetMode="External"/><Relationship Id="rId55" Type="http://schemas.openxmlformats.org/officeDocument/2006/relationships/hyperlink" Target="https://doi.org/10.1515/flin.2002.36.3-4.141"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hdl.handle.net/1885/251256" TargetMode="External"/><Relationship Id="rId2" Type="http://schemas.openxmlformats.org/officeDocument/2006/relationships/numbering" Target="numbering.xml"/><Relationship Id="rId29" Type="http://schemas.openxmlformats.org/officeDocument/2006/relationships/hyperlink" Target="https://doi.org/10.1038/s41559-021-01604-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07FFF-E51C-44B6-A075-7713117FC2A1}">
  <ds:schemaRefs>
    <ds:schemaRef ds:uri="http://schemas.openxmlformats.org/officeDocument/2006/bibliography"/>
  </ds:schemaRefs>
</ds:datastoreItem>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Template>
  <TotalTime>186</TotalTime>
  <Pages>35</Pages>
  <Words>14072</Words>
  <Characters>80214</Characters>
  <Application>Microsoft Office Word</Application>
  <DocSecurity>0</DocSecurity>
  <Lines>668</Lines>
  <Paragraphs>188</Paragraphs>
  <ScaleCrop>false</ScaleCrop>
  <Company/>
  <LinksUpToDate>false</LinksUpToDate>
  <CharactersWithSpaces>94098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Das</dc:creator>
  <cp:keywords/>
  <dc:description/>
  <cp:lastModifiedBy>Patrick Das</cp:lastModifiedBy>
  <cp:revision>95</cp:revision>
  <cp:lastPrinted>2025-07-01T01:36:00Z</cp:lastPrinted>
  <dcterms:created xsi:type="dcterms:W3CDTF">2025-07-14T06:51:00Z</dcterms:created>
  <dcterms:modified xsi:type="dcterms:W3CDTF">2025-07-14T14:55:00Z</dcterms:modified>
</cp:coreProperties>
</file>